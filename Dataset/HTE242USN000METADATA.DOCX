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C3E930" w14:textId="77777777" w:rsidR="00FA4238" w:rsidRPr="003A772B" w:rsidRDefault="00265103" w:rsidP="00FA4238">
      <w:pPr>
        <w:jc w:val="center"/>
      </w:pPr>
      <w:r w:rsidRPr="003A772B">
        <w:rPr>
          <w:noProof/>
          <w:lang w:val="nb-NO" w:eastAsia="nb-NO"/>
        </w:rPr>
        <w:drawing>
          <wp:anchor distT="0" distB="0" distL="114300" distR="114300" simplePos="0" relativeHeight="251662336" behindDoc="0" locked="0" layoutInCell="1" allowOverlap="1" wp14:anchorId="6B6891F4" wp14:editId="25B43CF2">
            <wp:simplePos x="0" y="0"/>
            <wp:positionH relativeFrom="margin">
              <wp:align>center</wp:align>
            </wp:positionH>
            <wp:positionV relativeFrom="margin">
              <wp:posOffset>-137160</wp:posOffset>
            </wp:positionV>
            <wp:extent cx="2927684" cy="1397994"/>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7684" cy="1397994"/>
                    </a:xfrm>
                    <a:prstGeom prst="rect">
                      <a:avLst/>
                    </a:prstGeom>
                    <a:noFill/>
                    <a:ln>
                      <a:noFill/>
                    </a:ln>
                  </pic:spPr>
                </pic:pic>
              </a:graphicData>
            </a:graphic>
          </wp:anchor>
        </w:drawing>
      </w:r>
    </w:p>
    <w:p w14:paraId="00D59887" w14:textId="77777777" w:rsidR="00FA4238" w:rsidRPr="003A772B" w:rsidRDefault="00FA4238" w:rsidP="00FA4238">
      <w:pPr>
        <w:jc w:val="center"/>
      </w:pPr>
    </w:p>
    <w:p w14:paraId="1D492E77" w14:textId="77777777" w:rsidR="00FA4238" w:rsidRPr="003A772B" w:rsidRDefault="00FA4238" w:rsidP="00FA4238">
      <w:pPr>
        <w:jc w:val="center"/>
      </w:pPr>
    </w:p>
    <w:p w14:paraId="1B884049" w14:textId="77777777" w:rsidR="007F4EE8" w:rsidRPr="003A772B" w:rsidRDefault="007F4EE8" w:rsidP="00FA4238">
      <w:pPr>
        <w:jc w:val="center"/>
        <w:rPr>
          <w:rFonts w:cs="Times New Roman"/>
        </w:rPr>
      </w:pPr>
    </w:p>
    <w:p w14:paraId="5516E036" w14:textId="77777777" w:rsidR="00FA4238" w:rsidRPr="003A772B" w:rsidRDefault="00FA4238" w:rsidP="007F4EE8">
      <w:pPr>
        <w:spacing w:after="0" w:line="240" w:lineRule="auto"/>
        <w:jc w:val="center"/>
        <w:rPr>
          <w:rFonts w:ascii="Rockwell" w:hAnsi="Rockwell" w:cs="Times New Roman"/>
          <w:sz w:val="28"/>
          <w:szCs w:val="28"/>
        </w:rPr>
      </w:pPr>
      <w:r w:rsidRPr="003A772B">
        <w:rPr>
          <w:rFonts w:ascii="Rockwell" w:hAnsi="Rockwell" w:cs="Times New Roman"/>
          <w:sz w:val="28"/>
          <w:szCs w:val="28"/>
        </w:rPr>
        <w:t>Pre-normative research for safety of hydrogen driven vehicles and transport through tunnels and similar confined spaces</w:t>
      </w:r>
    </w:p>
    <w:p w14:paraId="69A455D6" w14:textId="77777777" w:rsidR="00602813" w:rsidRPr="003A772B" w:rsidRDefault="00602813" w:rsidP="000829A9">
      <w:pPr>
        <w:spacing w:after="0" w:line="360" w:lineRule="auto"/>
        <w:jc w:val="center"/>
        <w:rPr>
          <w:rFonts w:ascii="Rockwell" w:hAnsi="Rockwell" w:cs="Times New Roman"/>
          <w:sz w:val="28"/>
          <w:szCs w:val="28"/>
        </w:rPr>
      </w:pPr>
    </w:p>
    <w:p w14:paraId="607DEF92" w14:textId="77777777" w:rsidR="00602813" w:rsidRPr="003A772B" w:rsidRDefault="00602813" w:rsidP="00602813">
      <w:pPr>
        <w:spacing w:after="0" w:line="240" w:lineRule="auto"/>
        <w:jc w:val="center"/>
        <w:rPr>
          <w:rFonts w:ascii="Rockwell" w:hAnsi="Rockwell" w:cs="Times New Roman"/>
          <w:sz w:val="28"/>
          <w:szCs w:val="28"/>
        </w:rPr>
      </w:pPr>
      <w:r w:rsidRPr="003A772B">
        <w:rPr>
          <w:rFonts w:ascii="Rockwell" w:hAnsi="Rockwell" w:cs="Times New Roman"/>
          <w:sz w:val="28"/>
          <w:szCs w:val="28"/>
        </w:rPr>
        <w:t>Fuel Cells and Hydrogen Joint Undertaking (FCH JU)</w:t>
      </w:r>
    </w:p>
    <w:p w14:paraId="5A5CA567" w14:textId="77777777" w:rsidR="00602813" w:rsidRPr="003A772B" w:rsidRDefault="00602813" w:rsidP="00602813">
      <w:pPr>
        <w:spacing w:after="0" w:line="240" w:lineRule="auto"/>
        <w:jc w:val="center"/>
        <w:rPr>
          <w:rFonts w:ascii="Rockwell" w:hAnsi="Rockwell" w:cs="Times New Roman"/>
          <w:sz w:val="28"/>
          <w:szCs w:val="28"/>
        </w:rPr>
      </w:pPr>
      <w:r w:rsidRPr="003A772B">
        <w:rPr>
          <w:rFonts w:ascii="Rockwell" w:hAnsi="Rockwell" w:cs="Times New Roman"/>
          <w:sz w:val="28"/>
          <w:szCs w:val="28"/>
        </w:rPr>
        <w:t>Grant Agreement Number 826193</w:t>
      </w:r>
    </w:p>
    <w:p w14:paraId="2F4259CE" w14:textId="77777777" w:rsidR="00602813" w:rsidRPr="003A772B" w:rsidRDefault="00602813" w:rsidP="00FA4238">
      <w:pPr>
        <w:jc w:val="center"/>
        <w:rPr>
          <w:rFonts w:ascii="Rockwell" w:hAnsi="Rockwell" w:cs="Times New Roman"/>
        </w:rPr>
      </w:pPr>
    </w:p>
    <w:tbl>
      <w:tblPr>
        <w:tblStyle w:val="Sombreadoclaro1"/>
        <w:tblW w:w="0" w:type="auto"/>
        <w:tblLook w:val="04A0" w:firstRow="1" w:lastRow="0" w:firstColumn="1" w:lastColumn="0" w:noHBand="0" w:noVBand="1"/>
      </w:tblPr>
      <w:tblGrid>
        <w:gridCol w:w="1463"/>
        <w:gridCol w:w="7563"/>
      </w:tblGrid>
      <w:tr w:rsidR="00965E8D" w:rsidRPr="003A772B" w14:paraId="08E1D442" w14:textId="77777777" w:rsidTr="0009701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55" w:type="dxa"/>
          </w:tcPr>
          <w:p w14:paraId="1F7BF134" w14:textId="77777777" w:rsidR="00965E8D" w:rsidRPr="003A772B" w:rsidRDefault="00965E8D" w:rsidP="004709BD">
            <w:pPr>
              <w:rPr>
                <w:kern w:val="3"/>
              </w:rPr>
            </w:pPr>
            <w:r>
              <w:rPr>
                <w:kern w:val="3"/>
              </w:rPr>
              <w:t>Field</w:t>
            </w:r>
          </w:p>
        </w:tc>
        <w:tc>
          <w:tcPr>
            <w:tcW w:w="7687" w:type="dxa"/>
          </w:tcPr>
          <w:p w14:paraId="70E128A9" w14:textId="77777777" w:rsidR="00965E8D" w:rsidRPr="003A772B" w:rsidRDefault="00965E8D" w:rsidP="004709BD">
            <w:pPr>
              <w:cnfStyle w:val="100000000000" w:firstRow="1" w:lastRow="0" w:firstColumn="0" w:lastColumn="0" w:oddVBand="0" w:evenVBand="0" w:oddHBand="0" w:evenHBand="0" w:firstRowFirstColumn="0" w:firstRowLastColumn="0" w:lastRowFirstColumn="0" w:lastRowLastColumn="0"/>
              <w:rPr>
                <w:kern w:val="3"/>
              </w:rPr>
            </w:pPr>
            <w:r>
              <w:rPr>
                <w:kern w:val="3"/>
              </w:rPr>
              <w:t>Possible information</w:t>
            </w:r>
          </w:p>
        </w:tc>
      </w:tr>
      <w:tr w:rsidR="001D7603" w:rsidRPr="003A772B" w14:paraId="5E31D82F" w14:textId="77777777" w:rsidTr="00097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A989B00" w14:textId="77777777" w:rsidR="001D7603" w:rsidRPr="003A772B" w:rsidRDefault="001D7603" w:rsidP="004709BD">
            <w:pPr>
              <w:rPr>
                <w:kern w:val="3"/>
              </w:rPr>
            </w:pPr>
            <w:r w:rsidRPr="003A772B">
              <w:rPr>
                <w:kern w:val="3"/>
              </w:rPr>
              <w:t>Summary</w:t>
            </w:r>
          </w:p>
        </w:tc>
        <w:tc>
          <w:tcPr>
            <w:tcW w:w="7687" w:type="dxa"/>
          </w:tcPr>
          <w:p w14:paraId="2B7F4397" w14:textId="77777777" w:rsidR="001D7603" w:rsidRPr="006123B4" w:rsidRDefault="005A102A"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 xml:space="preserve">WP 2 </w:t>
            </w:r>
            <w:r w:rsidRPr="005A102A">
              <w:rPr>
                <w:rFonts w:cs="Times New Roman"/>
                <w:kern w:val="3"/>
              </w:rPr>
              <w:tab/>
            </w:r>
            <w:r>
              <w:rPr>
                <w:rFonts w:cs="Times New Roman"/>
                <w:kern w:val="3"/>
              </w:rPr>
              <w:t>U</w:t>
            </w:r>
            <w:r w:rsidRPr="005A102A">
              <w:rPr>
                <w:rFonts w:cs="Times New Roman"/>
                <w:kern w:val="3"/>
              </w:rPr>
              <w:t>nignited leaks in tunnels and confined space</w:t>
            </w:r>
          </w:p>
          <w:p w14:paraId="4C50C39C" w14:textId="77777777" w:rsidR="001D7603" w:rsidRPr="006123B4" w:rsidRDefault="005A102A"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2.4.2 Unignited pressure peaking phenomenon</w:t>
            </w:r>
          </w:p>
          <w:p w14:paraId="516D03A6" w14:textId="77777777" w:rsidR="0081293A" w:rsidRPr="006123B4" w:rsidRDefault="00947476" w:rsidP="00116571">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Unignited pressure peaking phenomenon results are based on an experimental series from spring 2019 in Horten, Norway.</w:t>
            </w:r>
          </w:p>
        </w:tc>
      </w:tr>
      <w:tr w:rsidR="001D7603" w:rsidRPr="003A772B" w14:paraId="567DF7CD" w14:textId="77777777" w:rsidTr="0009701C">
        <w:tc>
          <w:tcPr>
            <w:cnfStyle w:val="001000000000" w:firstRow="0" w:lastRow="0" w:firstColumn="1" w:lastColumn="0" w:oddVBand="0" w:evenVBand="0" w:oddHBand="0" w:evenHBand="0" w:firstRowFirstColumn="0" w:firstRowLastColumn="0" w:lastRowFirstColumn="0" w:lastRowLastColumn="0"/>
            <w:tcW w:w="1555" w:type="dxa"/>
          </w:tcPr>
          <w:p w14:paraId="393F7DF5" w14:textId="77777777" w:rsidR="001D7603" w:rsidRPr="003A772B" w:rsidRDefault="001D7603" w:rsidP="001D7603">
            <w:pPr>
              <w:rPr>
                <w:kern w:val="3"/>
              </w:rPr>
            </w:pPr>
            <w:r w:rsidRPr="001D7603">
              <w:rPr>
                <w:kern w:val="3"/>
              </w:rPr>
              <w:t>Data</w:t>
            </w:r>
            <w:r>
              <w:rPr>
                <w:kern w:val="3"/>
              </w:rPr>
              <w:t xml:space="preserve"> file name</w:t>
            </w:r>
          </w:p>
        </w:tc>
        <w:tc>
          <w:tcPr>
            <w:tcW w:w="7687" w:type="dxa"/>
          </w:tcPr>
          <w:p w14:paraId="53CFF5A5" w14:textId="77777777" w:rsidR="00982978" w:rsidRDefault="00982978" w:rsidP="004709BD">
            <w:pPr>
              <w:cnfStyle w:val="000000000000" w:firstRow="0" w:lastRow="0" w:firstColumn="0" w:lastColumn="0" w:oddVBand="0" w:evenVBand="0" w:oddHBand="0" w:evenHBand="0" w:firstRowFirstColumn="0" w:firstRowLastColumn="0" w:lastRowFirstColumn="0" w:lastRowLastColumn="0"/>
              <w:rPr>
                <w:rFonts w:cs="Times New Roman"/>
                <w:kern w:val="3"/>
              </w:rPr>
            </w:pPr>
          </w:p>
          <w:tbl>
            <w:tblPr>
              <w:tblStyle w:val="TableGrid"/>
              <w:tblW w:w="0" w:type="auto"/>
              <w:tblLook w:val="04A0" w:firstRow="1" w:lastRow="0" w:firstColumn="1" w:lastColumn="0" w:noHBand="0" w:noVBand="1"/>
            </w:tblPr>
            <w:tblGrid>
              <w:gridCol w:w="2474"/>
              <w:gridCol w:w="2500"/>
              <w:gridCol w:w="2363"/>
            </w:tblGrid>
            <w:tr w:rsidR="00982978" w:rsidRPr="00982978" w14:paraId="2E78F340" w14:textId="77777777" w:rsidTr="00982978">
              <w:tc>
                <w:tcPr>
                  <w:tcW w:w="3081" w:type="dxa"/>
                </w:tcPr>
                <w:p w14:paraId="6C0FAC61" w14:textId="77777777" w:rsidR="00982978" w:rsidRPr="00982978" w:rsidRDefault="00982978" w:rsidP="004709BD">
                  <w:pPr>
                    <w:rPr>
                      <w:rFonts w:cs="Times New Roman"/>
                      <w:kern w:val="3"/>
                    </w:rPr>
                  </w:pPr>
                  <w:r w:rsidRPr="00982978">
                    <w:rPr>
                      <w:rFonts w:cs="Times New Roman"/>
                      <w:kern w:val="3"/>
                    </w:rPr>
                    <w:t>Concentration data (Excel worksheet):</w:t>
                  </w:r>
                </w:p>
              </w:tc>
              <w:tc>
                <w:tcPr>
                  <w:tcW w:w="3115" w:type="dxa"/>
                </w:tcPr>
                <w:p w14:paraId="30550597" w14:textId="77777777" w:rsidR="00982978" w:rsidRPr="00982978" w:rsidRDefault="00982978" w:rsidP="004709BD">
                  <w:pPr>
                    <w:rPr>
                      <w:rFonts w:cs="Times New Roman"/>
                      <w:kern w:val="3"/>
                    </w:rPr>
                  </w:pPr>
                  <w:r w:rsidRPr="00982978">
                    <w:rPr>
                      <w:rFonts w:cs="Times New Roman"/>
                      <w:kern w:val="3"/>
                    </w:rPr>
                    <w:t>Pressure data (txt document):</w:t>
                  </w:r>
                </w:p>
              </w:tc>
              <w:tc>
                <w:tcPr>
                  <w:tcW w:w="911" w:type="dxa"/>
                </w:tcPr>
                <w:p w14:paraId="48C4518A" w14:textId="77777777" w:rsidR="00982978" w:rsidRPr="00982978" w:rsidRDefault="00982978" w:rsidP="004709BD">
                  <w:pPr>
                    <w:rPr>
                      <w:rFonts w:cs="Times New Roman"/>
                      <w:kern w:val="3"/>
                    </w:rPr>
                  </w:pPr>
                  <w:r w:rsidRPr="00982978">
                    <w:rPr>
                      <w:rFonts w:cs="Times New Roman"/>
                      <w:kern w:val="3"/>
                    </w:rPr>
                    <w:t>Mass flow rate data (folder):</w:t>
                  </w:r>
                </w:p>
              </w:tc>
            </w:tr>
            <w:tr w:rsidR="00982978" w:rsidRPr="00982978" w14:paraId="16D6E33E" w14:textId="77777777" w:rsidTr="00982978">
              <w:tc>
                <w:tcPr>
                  <w:tcW w:w="3081" w:type="dxa"/>
                </w:tcPr>
                <w:p w14:paraId="7118A91A" w14:textId="77777777" w:rsidR="00982978" w:rsidRPr="00982978" w:rsidRDefault="00982978" w:rsidP="004709BD">
                  <w:pPr>
                    <w:rPr>
                      <w:rFonts w:cs="Times New Roman"/>
                      <w:kern w:val="3"/>
                    </w:rPr>
                  </w:pPr>
                  <w:r w:rsidRPr="00982978">
                    <w:rPr>
                      <w:rFonts w:cs="Times New Roman"/>
                      <w:kern w:val="3"/>
                    </w:rPr>
                    <w:t>HTE242USN00002CONC190621</w:t>
                  </w:r>
                </w:p>
              </w:tc>
              <w:tc>
                <w:tcPr>
                  <w:tcW w:w="3115" w:type="dxa"/>
                </w:tcPr>
                <w:p w14:paraId="5A1C35E4" w14:textId="77777777" w:rsidR="00982978" w:rsidRPr="00982978" w:rsidRDefault="00982978" w:rsidP="004709BD">
                  <w:pPr>
                    <w:rPr>
                      <w:rFonts w:cs="Times New Roman"/>
                      <w:kern w:val="3"/>
                    </w:rPr>
                  </w:pPr>
                  <w:r w:rsidRPr="00982978">
                    <w:rPr>
                      <w:rFonts w:cs="Times New Roman"/>
                      <w:kern w:val="3"/>
                    </w:rPr>
                    <w:t>HTE242USN00002PRESS190621</w:t>
                  </w:r>
                </w:p>
              </w:tc>
              <w:tc>
                <w:tcPr>
                  <w:tcW w:w="911" w:type="dxa"/>
                </w:tcPr>
                <w:p w14:paraId="074C57F4" w14:textId="77777777" w:rsidR="00982978" w:rsidRPr="00982978" w:rsidRDefault="00982978" w:rsidP="004709BD">
                  <w:pPr>
                    <w:rPr>
                      <w:rFonts w:cs="Times New Roman"/>
                      <w:kern w:val="3"/>
                    </w:rPr>
                  </w:pPr>
                  <w:r w:rsidRPr="00982978">
                    <w:rPr>
                      <w:rFonts w:cs="Times New Roman"/>
                      <w:kern w:val="3"/>
                    </w:rPr>
                    <w:t>HTE242USN00001MFR190621</w:t>
                  </w:r>
                </w:p>
              </w:tc>
            </w:tr>
            <w:tr w:rsidR="00982978" w:rsidRPr="00982978" w14:paraId="68D3CD7C" w14:textId="77777777" w:rsidTr="00982978">
              <w:tc>
                <w:tcPr>
                  <w:tcW w:w="3081" w:type="dxa"/>
                </w:tcPr>
                <w:p w14:paraId="4CD86C75" w14:textId="77777777" w:rsidR="00982978" w:rsidRPr="00982978" w:rsidRDefault="00982978" w:rsidP="004709BD">
                  <w:pPr>
                    <w:rPr>
                      <w:rFonts w:cs="Times New Roman"/>
                      <w:kern w:val="3"/>
                    </w:rPr>
                  </w:pPr>
                  <w:r w:rsidRPr="00982978">
                    <w:rPr>
                      <w:rFonts w:cs="Times New Roman"/>
                      <w:kern w:val="3"/>
                    </w:rPr>
                    <w:t>HTE242USN00003CON190621</w:t>
                  </w:r>
                </w:p>
              </w:tc>
              <w:tc>
                <w:tcPr>
                  <w:tcW w:w="3115" w:type="dxa"/>
                </w:tcPr>
                <w:p w14:paraId="25C5A16B" w14:textId="77777777" w:rsidR="00982978" w:rsidRPr="00982978" w:rsidRDefault="00982978" w:rsidP="004709BD">
                  <w:pPr>
                    <w:rPr>
                      <w:rFonts w:cs="Times New Roman"/>
                      <w:kern w:val="3"/>
                    </w:rPr>
                  </w:pPr>
                  <w:r w:rsidRPr="00982978">
                    <w:rPr>
                      <w:rFonts w:cs="Times New Roman"/>
                      <w:kern w:val="3"/>
                    </w:rPr>
                    <w:t>HTE242USN00003PRESS190621</w:t>
                  </w:r>
                </w:p>
              </w:tc>
              <w:tc>
                <w:tcPr>
                  <w:tcW w:w="911" w:type="dxa"/>
                </w:tcPr>
                <w:p w14:paraId="29CE4257" w14:textId="77777777" w:rsidR="00982978" w:rsidRPr="00982978" w:rsidRDefault="00982978" w:rsidP="004709BD">
                  <w:pPr>
                    <w:rPr>
                      <w:rFonts w:cs="Times New Roman"/>
                      <w:kern w:val="3"/>
                    </w:rPr>
                  </w:pPr>
                  <w:r w:rsidRPr="00982978">
                    <w:rPr>
                      <w:rFonts w:cs="Times New Roman"/>
                      <w:kern w:val="3"/>
                    </w:rPr>
                    <w:t>HTE242USN00002MFR190621</w:t>
                  </w:r>
                </w:p>
              </w:tc>
            </w:tr>
            <w:tr w:rsidR="00982978" w:rsidRPr="00982978" w14:paraId="06D1C52D" w14:textId="77777777" w:rsidTr="00982978">
              <w:tc>
                <w:tcPr>
                  <w:tcW w:w="3081" w:type="dxa"/>
                </w:tcPr>
                <w:p w14:paraId="207EEBA2" w14:textId="77777777" w:rsidR="00982978" w:rsidRPr="00982978" w:rsidRDefault="00982978" w:rsidP="004709BD">
                  <w:pPr>
                    <w:rPr>
                      <w:rFonts w:cs="Times New Roman"/>
                      <w:kern w:val="3"/>
                      <w:lang w:val="es-ES"/>
                    </w:rPr>
                  </w:pPr>
                  <w:r w:rsidRPr="00982978">
                    <w:rPr>
                      <w:rFonts w:cs="Times New Roman"/>
                      <w:kern w:val="3"/>
                      <w:lang w:val="es-ES"/>
                    </w:rPr>
                    <w:t>HTE242USN00006CON190621</w:t>
                  </w:r>
                </w:p>
              </w:tc>
              <w:tc>
                <w:tcPr>
                  <w:tcW w:w="3115" w:type="dxa"/>
                </w:tcPr>
                <w:p w14:paraId="40227AAC" w14:textId="77777777" w:rsidR="00982978" w:rsidRPr="00982978" w:rsidRDefault="00982978" w:rsidP="004709BD">
                  <w:pPr>
                    <w:rPr>
                      <w:rFonts w:cs="Times New Roman"/>
                      <w:kern w:val="3"/>
                    </w:rPr>
                  </w:pPr>
                  <w:r w:rsidRPr="00982978">
                    <w:rPr>
                      <w:rFonts w:cs="Times New Roman"/>
                      <w:kern w:val="3"/>
                    </w:rPr>
                    <w:t>HTE242USN00004PRESS190621</w:t>
                  </w:r>
                </w:p>
              </w:tc>
              <w:tc>
                <w:tcPr>
                  <w:tcW w:w="911" w:type="dxa"/>
                </w:tcPr>
                <w:p w14:paraId="05C8E3A4" w14:textId="77777777" w:rsidR="00982978" w:rsidRPr="00982978" w:rsidRDefault="00982978" w:rsidP="004709BD">
                  <w:pPr>
                    <w:rPr>
                      <w:rFonts w:cs="Times New Roman"/>
                      <w:kern w:val="3"/>
                    </w:rPr>
                  </w:pPr>
                  <w:r w:rsidRPr="00982978">
                    <w:rPr>
                      <w:rFonts w:cs="Times New Roman"/>
                      <w:kern w:val="3"/>
                    </w:rPr>
                    <w:t>HTE242USN00003MFR190621</w:t>
                  </w:r>
                </w:p>
              </w:tc>
            </w:tr>
            <w:tr w:rsidR="00982978" w:rsidRPr="00982978" w14:paraId="2378062F" w14:textId="77777777" w:rsidTr="00982978">
              <w:tc>
                <w:tcPr>
                  <w:tcW w:w="3081" w:type="dxa"/>
                </w:tcPr>
                <w:p w14:paraId="38860479" w14:textId="77777777" w:rsidR="00982978" w:rsidRPr="00982978" w:rsidRDefault="00982978" w:rsidP="004709BD">
                  <w:pPr>
                    <w:rPr>
                      <w:rFonts w:cs="Times New Roman"/>
                      <w:kern w:val="3"/>
                    </w:rPr>
                  </w:pPr>
                  <w:r w:rsidRPr="00982978">
                    <w:rPr>
                      <w:rFonts w:cs="Times New Roman"/>
                      <w:kern w:val="3"/>
                      <w:lang w:val="es-ES"/>
                    </w:rPr>
                    <w:t>HTE242USN00007CON190621</w:t>
                  </w:r>
                </w:p>
              </w:tc>
              <w:tc>
                <w:tcPr>
                  <w:tcW w:w="3115" w:type="dxa"/>
                </w:tcPr>
                <w:p w14:paraId="0866677C" w14:textId="77777777" w:rsidR="00982978" w:rsidRPr="00982978" w:rsidRDefault="00982978" w:rsidP="004709BD">
                  <w:pPr>
                    <w:rPr>
                      <w:rFonts w:cs="Times New Roman"/>
                      <w:kern w:val="3"/>
                    </w:rPr>
                  </w:pPr>
                  <w:r w:rsidRPr="00982978">
                    <w:rPr>
                      <w:rFonts w:cs="Times New Roman"/>
                      <w:kern w:val="3"/>
                    </w:rPr>
                    <w:t>HTE242USN00005PRESS190621</w:t>
                  </w:r>
                </w:p>
              </w:tc>
              <w:tc>
                <w:tcPr>
                  <w:tcW w:w="911" w:type="dxa"/>
                </w:tcPr>
                <w:p w14:paraId="5B9CA523" w14:textId="77777777" w:rsidR="00982978" w:rsidRPr="00982978" w:rsidRDefault="00982978" w:rsidP="004709BD">
                  <w:pPr>
                    <w:rPr>
                      <w:rFonts w:cs="Times New Roman"/>
                      <w:kern w:val="3"/>
                    </w:rPr>
                  </w:pPr>
                  <w:r w:rsidRPr="00982978">
                    <w:rPr>
                      <w:rFonts w:cs="Times New Roman"/>
                      <w:kern w:val="3"/>
                    </w:rPr>
                    <w:t>HTE242USN00004MFR190621</w:t>
                  </w:r>
                </w:p>
              </w:tc>
            </w:tr>
            <w:tr w:rsidR="00982978" w:rsidRPr="00982978" w14:paraId="7FA66205" w14:textId="77777777" w:rsidTr="00982978">
              <w:tc>
                <w:tcPr>
                  <w:tcW w:w="3081" w:type="dxa"/>
                </w:tcPr>
                <w:p w14:paraId="4E920414" w14:textId="77777777" w:rsidR="00982978" w:rsidRPr="00982978" w:rsidRDefault="00982978" w:rsidP="004709BD">
                  <w:pPr>
                    <w:rPr>
                      <w:rFonts w:cs="Times New Roman"/>
                      <w:kern w:val="3"/>
                      <w:lang w:val="es-ES"/>
                    </w:rPr>
                  </w:pPr>
                  <w:r w:rsidRPr="00982978">
                    <w:rPr>
                      <w:rFonts w:cs="Times New Roman"/>
                      <w:kern w:val="3"/>
                      <w:lang w:val="es-ES"/>
                    </w:rPr>
                    <w:t>HTE242USN00008CON190621</w:t>
                  </w:r>
                </w:p>
              </w:tc>
              <w:tc>
                <w:tcPr>
                  <w:tcW w:w="3115" w:type="dxa"/>
                </w:tcPr>
                <w:p w14:paraId="52B34649" w14:textId="77777777" w:rsidR="00982978" w:rsidRPr="00982978" w:rsidRDefault="00982978" w:rsidP="004709BD">
                  <w:pPr>
                    <w:rPr>
                      <w:rFonts w:cs="Times New Roman"/>
                      <w:kern w:val="3"/>
                    </w:rPr>
                  </w:pPr>
                  <w:r w:rsidRPr="00982978">
                    <w:rPr>
                      <w:rFonts w:cs="Times New Roman"/>
                      <w:kern w:val="3"/>
                    </w:rPr>
                    <w:t>HTE242USN00006PRESS190621</w:t>
                  </w:r>
                </w:p>
              </w:tc>
              <w:tc>
                <w:tcPr>
                  <w:tcW w:w="911" w:type="dxa"/>
                </w:tcPr>
                <w:p w14:paraId="429C4240" w14:textId="77777777" w:rsidR="00982978" w:rsidRPr="00982978" w:rsidRDefault="00982978" w:rsidP="004709BD">
                  <w:pPr>
                    <w:rPr>
                      <w:rFonts w:cs="Times New Roman"/>
                      <w:kern w:val="3"/>
                    </w:rPr>
                  </w:pPr>
                  <w:r w:rsidRPr="00982978">
                    <w:rPr>
                      <w:rFonts w:cs="Times New Roman"/>
                      <w:kern w:val="3"/>
                    </w:rPr>
                    <w:t>HTE242USN00005MFR190621</w:t>
                  </w:r>
                </w:p>
              </w:tc>
            </w:tr>
            <w:tr w:rsidR="00982978" w:rsidRPr="00982978" w14:paraId="2EE89BB8" w14:textId="77777777" w:rsidTr="00982978">
              <w:tc>
                <w:tcPr>
                  <w:tcW w:w="3081" w:type="dxa"/>
                </w:tcPr>
                <w:p w14:paraId="2D0B52AD" w14:textId="77777777" w:rsidR="00982978" w:rsidRPr="00982978" w:rsidRDefault="00982978" w:rsidP="004709BD">
                  <w:pPr>
                    <w:rPr>
                      <w:rFonts w:cs="Times New Roman"/>
                      <w:kern w:val="3"/>
                      <w:lang w:val="es-ES"/>
                    </w:rPr>
                  </w:pPr>
                  <w:r w:rsidRPr="00982978">
                    <w:rPr>
                      <w:rFonts w:cs="Times New Roman"/>
                      <w:kern w:val="3"/>
                      <w:lang w:val="es-ES"/>
                    </w:rPr>
                    <w:t>HTE242USN00009CONC190621</w:t>
                  </w:r>
                </w:p>
              </w:tc>
              <w:tc>
                <w:tcPr>
                  <w:tcW w:w="3115" w:type="dxa"/>
                </w:tcPr>
                <w:p w14:paraId="266F903D" w14:textId="77777777" w:rsidR="00982978" w:rsidRPr="00982978" w:rsidRDefault="00982978" w:rsidP="004709BD">
                  <w:pPr>
                    <w:rPr>
                      <w:rFonts w:cs="Times New Roman"/>
                      <w:kern w:val="3"/>
                    </w:rPr>
                  </w:pPr>
                  <w:r w:rsidRPr="00982978">
                    <w:rPr>
                      <w:rFonts w:cs="Times New Roman"/>
                      <w:kern w:val="3"/>
                    </w:rPr>
                    <w:t>HTE242USN00007PRESS190621</w:t>
                  </w:r>
                </w:p>
              </w:tc>
              <w:tc>
                <w:tcPr>
                  <w:tcW w:w="911" w:type="dxa"/>
                </w:tcPr>
                <w:p w14:paraId="20FD4263" w14:textId="77777777" w:rsidR="00982978" w:rsidRPr="00982978" w:rsidRDefault="00982978" w:rsidP="004709BD">
                  <w:pPr>
                    <w:rPr>
                      <w:rFonts w:cs="Times New Roman"/>
                      <w:kern w:val="3"/>
                    </w:rPr>
                  </w:pPr>
                  <w:r w:rsidRPr="00982978">
                    <w:rPr>
                      <w:rFonts w:cs="Times New Roman"/>
                      <w:kern w:val="3"/>
                    </w:rPr>
                    <w:t>HTE242USN00006MFR190621</w:t>
                  </w:r>
                </w:p>
              </w:tc>
            </w:tr>
            <w:tr w:rsidR="00982978" w:rsidRPr="00982978" w14:paraId="1B3AA882" w14:textId="77777777" w:rsidTr="00982978">
              <w:tc>
                <w:tcPr>
                  <w:tcW w:w="3081" w:type="dxa"/>
                </w:tcPr>
                <w:p w14:paraId="2CAAADD3" w14:textId="77777777" w:rsidR="00982978" w:rsidRPr="00982978" w:rsidRDefault="00982978" w:rsidP="004709BD">
                  <w:pPr>
                    <w:rPr>
                      <w:rFonts w:cs="Times New Roman"/>
                      <w:kern w:val="3"/>
                      <w:lang w:val="es-ES"/>
                    </w:rPr>
                  </w:pPr>
                  <w:r w:rsidRPr="00982978">
                    <w:rPr>
                      <w:rFonts w:cs="Times New Roman"/>
                      <w:kern w:val="3"/>
                      <w:lang w:val="es-ES"/>
                    </w:rPr>
                    <w:t>HTE242USN00009CONC190621</w:t>
                  </w:r>
                </w:p>
              </w:tc>
              <w:tc>
                <w:tcPr>
                  <w:tcW w:w="3115" w:type="dxa"/>
                </w:tcPr>
                <w:p w14:paraId="2ADB322C" w14:textId="77777777" w:rsidR="00982978" w:rsidRPr="00982978" w:rsidRDefault="00982978" w:rsidP="004709BD">
                  <w:pPr>
                    <w:rPr>
                      <w:rFonts w:cs="Times New Roman"/>
                      <w:kern w:val="3"/>
                    </w:rPr>
                  </w:pPr>
                  <w:r w:rsidRPr="00982978">
                    <w:rPr>
                      <w:rFonts w:cs="Times New Roman"/>
                      <w:kern w:val="3"/>
                    </w:rPr>
                    <w:t>HTE242USN00008PRESS190621</w:t>
                  </w:r>
                </w:p>
              </w:tc>
              <w:tc>
                <w:tcPr>
                  <w:tcW w:w="911" w:type="dxa"/>
                </w:tcPr>
                <w:p w14:paraId="36209681" w14:textId="77777777" w:rsidR="00982978" w:rsidRPr="00982978" w:rsidRDefault="00982978" w:rsidP="004709BD">
                  <w:pPr>
                    <w:rPr>
                      <w:rFonts w:cs="Times New Roman"/>
                      <w:kern w:val="3"/>
                    </w:rPr>
                  </w:pPr>
                  <w:r w:rsidRPr="00982978">
                    <w:rPr>
                      <w:rFonts w:cs="Times New Roman"/>
                      <w:kern w:val="3"/>
                    </w:rPr>
                    <w:t>HTE242USN00007MFR190621</w:t>
                  </w:r>
                </w:p>
              </w:tc>
            </w:tr>
            <w:tr w:rsidR="00982978" w:rsidRPr="00982978" w14:paraId="54089CFC" w14:textId="77777777" w:rsidTr="00982978">
              <w:tc>
                <w:tcPr>
                  <w:tcW w:w="3081" w:type="dxa"/>
                </w:tcPr>
                <w:p w14:paraId="345F4E4E" w14:textId="77777777" w:rsidR="00982978" w:rsidRPr="00982978" w:rsidRDefault="00982978" w:rsidP="00982978">
                  <w:pPr>
                    <w:rPr>
                      <w:rFonts w:cs="Times New Roman"/>
                      <w:kern w:val="3"/>
                      <w:lang w:val="es-ES"/>
                    </w:rPr>
                  </w:pPr>
                  <w:r w:rsidRPr="00982978">
                    <w:rPr>
                      <w:rFonts w:cs="Times New Roman"/>
                      <w:kern w:val="3"/>
                      <w:lang w:val="es-ES"/>
                    </w:rPr>
                    <w:t>HTE242USN00010CONC190621</w:t>
                  </w:r>
                </w:p>
              </w:tc>
              <w:tc>
                <w:tcPr>
                  <w:tcW w:w="3115" w:type="dxa"/>
                </w:tcPr>
                <w:p w14:paraId="474BE053" w14:textId="77777777" w:rsidR="00982978" w:rsidRPr="00982978" w:rsidRDefault="00982978" w:rsidP="004709BD">
                  <w:pPr>
                    <w:rPr>
                      <w:rFonts w:cs="Times New Roman"/>
                      <w:kern w:val="3"/>
                    </w:rPr>
                  </w:pPr>
                  <w:r w:rsidRPr="00982978">
                    <w:rPr>
                      <w:rFonts w:cs="Times New Roman"/>
                      <w:kern w:val="3"/>
                    </w:rPr>
                    <w:t>HTE242USN00009PRESS190621</w:t>
                  </w:r>
                </w:p>
              </w:tc>
              <w:tc>
                <w:tcPr>
                  <w:tcW w:w="911" w:type="dxa"/>
                </w:tcPr>
                <w:p w14:paraId="44E9AFC3" w14:textId="77777777" w:rsidR="00982978" w:rsidRPr="00982978" w:rsidRDefault="00982978" w:rsidP="004709BD">
                  <w:pPr>
                    <w:rPr>
                      <w:rFonts w:cs="Times New Roman"/>
                      <w:kern w:val="3"/>
                    </w:rPr>
                  </w:pPr>
                  <w:r w:rsidRPr="00982978">
                    <w:rPr>
                      <w:rFonts w:cs="Times New Roman"/>
                      <w:kern w:val="3"/>
                    </w:rPr>
                    <w:t>HTE242USN00008MFR190621</w:t>
                  </w:r>
                </w:p>
              </w:tc>
            </w:tr>
            <w:tr w:rsidR="00982978" w:rsidRPr="00982978" w14:paraId="11EAFCF4" w14:textId="77777777" w:rsidTr="00982978">
              <w:tc>
                <w:tcPr>
                  <w:tcW w:w="3081" w:type="dxa"/>
                </w:tcPr>
                <w:p w14:paraId="697B64E2" w14:textId="77777777" w:rsidR="00982978" w:rsidRPr="00982978" w:rsidRDefault="00982978" w:rsidP="00982978">
                  <w:pPr>
                    <w:rPr>
                      <w:rFonts w:cs="Times New Roman"/>
                      <w:kern w:val="3"/>
                    </w:rPr>
                  </w:pPr>
                  <w:r w:rsidRPr="00982978">
                    <w:rPr>
                      <w:rFonts w:cs="Times New Roman"/>
                      <w:kern w:val="3"/>
                    </w:rPr>
                    <w:t>HTE242USN00010CONT190621</w:t>
                  </w:r>
                </w:p>
              </w:tc>
              <w:tc>
                <w:tcPr>
                  <w:tcW w:w="3115" w:type="dxa"/>
                </w:tcPr>
                <w:p w14:paraId="3DDA1D2D" w14:textId="77777777" w:rsidR="00982978" w:rsidRPr="00982978" w:rsidRDefault="00982978" w:rsidP="004709BD">
                  <w:pPr>
                    <w:rPr>
                      <w:rFonts w:cs="Times New Roman"/>
                      <w:kern w:val="3"/>
                    </w:rPr>
                  </w:pPr>
                  <w:r w:rsidRPr="00982978">
                    <w:rPr>
                      <w:rFonts w:cs="Times New Roman"/>
                      <w:kern w:val="3"/>
                    </w:rPr>
                    <w:t>HTE242USN00010PRESS190621</w:t>
                  </w:r>
                </w:p>
              </w:tc>
              <w:tc>
                <w:tcPr>
                  <w:tcW w:w="911" w:type="dxa"/>
                </w:tcPr>
                <w:p w14:paraId="739E107A" w14:textId="77777777" w:rsidR="00982978" w:rsidRPr="00982978" w:rsidRDefault="00982978" w:rsidP="004709BD">
                  <w:pPr>
                    <w:rPr>
                      <w:rFonts w:cs="Times New Roman"/>
                      <w:kern w:val="3"/>
                    </w:rPr>
                  </w:pPr>
                  <w:r w:rsidRPr="00982978">
                    <w:rPr>
                      <w:rFonts w:cs="Times New Roman"/>
                      <w:kern w:val="3"/>
                    </w:rPr>
                    <w:t>HTE242USN00009MFR190621</w:t>
                  </w:r>
                </w:p>
              </w:tc>
            </w:tr>
            <w:tr w:rsidR="00982978" w:rsidRPr="00982978" w14:paraId="37FDB640" w14:textId="77777777" w:rsidTr="00982978">
              <w:tc>
                <w:tcPr>
                  <w:tcW w:w="3081" w:type="dxa"/>
                </w:tcPr>
                <w:p w14:paraId="7EF6CE04" w14:textId="77777777" w:rsidR="00982978" w:rsidRPr="00982978" w:rsidRDefault="00982978" w:rsidP="00982978">
                  <w:pPr>
                    <w:rPr>
                      <w:rFonts w:cs="Times New Roman"/>
                      <w:kern w:val="3"/>
                    </w:rPr>
                  </w:pPr>
                  <w:r w:rsidRPr="00982978">
                    <w:rPr>
                      <w:rFonts w:cs="Times New Roman"/>
                      <w:kern w:val="3"/>
                    </w:rPr>
                    <w:t>HTE242USN00011CONT190621</w:t>
                  </w:r>
                </w:p>
              </w:tc>
              <w:tc>
                <w:tcPr>
                  <w:tcW w:w="3115" w:type="dxa"/>
                </w:tcPr>
                <w:p w14:paraId="5D4A6431" w14:textId="77777777" w:rsidR="00982978" w:rsidRPr="00982978" w:rsidRDefault="00982978" w:rsidP="004709BD">
                  <w:pPr>
                    <w:rPr>
                      <w:rFonts w:cs="Times New Roman"/>
                      <w:kern w:val="3"/>
                    </w:rPr>
                  </w:pPr>
                  <w:r w:rsidRPr="00982978">
                    <w:rPr>
                      <w:rFonts w:cs="Times New Roman"/>
                      <w:kern w:val="3"/>
                    </w:rPr>
                    <w:t>HTE242USN00011PRESS190621</w:t>
                  </w:r>
                </w:p>
              </w:tc>
              <w:tc>
                <w:tcPr>
                  <w:tcW w:w="911" w:type="dxa"/>
                </w:tcPr>
                <w:p w14:paraId="09F285A5" w14:textId="77777777" w:rsidR="00982978" w:rsidRPr="00982978" w:rsidRDefault="00982978" w:rsidP="004709BD">
                  <w:pPr>
                    <w:rPr>
                      <w:rFonts w:cs="Times New Roman"/>
                      <w:kern w:val="3"/>
                    </w:rPr>
                  </w:pPr>
                  <w:r w:rsidRPr="00982978">
                    <w:rPr>
                      <w:rFonts w:cs="Times New Roman"/>
                      <w:kern w:val="3"/>
                    </w:rPr>
                    <w:t>HTE242USN00010MFR190621</w:t>
                  </w:r>
                </w:p>
              </w:tc>
            </w:tr>
          </w:tbl>
          <w:p w14:paraId="1B458EA4" w14:textId="77777777" w:rsidR="00C262A9" w:rsidRPr="006123B4" w:rsidRDefault="00C262A9" w:rsidP="00C262A9">
            <w:pPr>
              <w:cnfStyle w:val="000000000000" w:firstRow="0" w:lastRow="0" w:firstColumn="0" w:lastColumn="0" w:oddVBand="0" w:evenVBand="0" w:oddHBand="0" w:evenHBand="0" w:firstRowFirstColumn="0" w:firstRowLastColumn="0" w:lastRowFirstColumn="0" w:lastRowLastColumn="0"/>
              <w:rPr>
                <w:rFonts w:cs="Times New Roman"/>
                <w:kern w:val="3"/>
              </w:rPr>
            </w:pPr>
          </w:p>
        </w:tc>
      </w:tr>
      <w:tr w:rsidR="001D7603" w:rsidRPr="003A772B" w14:paraId="05EEF5C2" w14:textId="77777777" w:rsidTr="00097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9986597" w14:textId="77777777" w:rsidR="001D7603" w:rsidRPr="003A772B" w:rsidRDefault="001D7603" w:rsidP="004709BD">
            <w:pPr>
              <w:rPr>
                <w:kern w:val="3"/>
              </w:rPr>
            </w:pPr>
            <w:r w:rsidRPr="003A772B">
              <w:rPr>
                <w:kern w:val="3"/>
              </w:rPr>
              <w:t>Author</w:t>
            </w:r>
          </w:p>
        </w:tc>
        <w:tc>
          <w:tcPr>
            <w:tcW w:w="7687" w:type="dxa"/>
          </w:tcPr>
          <w:p w14:paraId="267E1DD6" w14:textId="77777777" w:rsidR="001D7603" w:rsidRPr="006123B4" w:rsidRDefault="00C262A9"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André Vagner Gaathaug and Agnieszka W. Lach</w:t>
            </w:r>
          </w:p>
          <w:p w14:paraId="4F4B5543" w14:textId="77777777" w:rsidR="00C262A9" w:rsidRDefault="00C262A9" w:rsidP="001742E6">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17.06.2019 to 21.06.2019</w:t>
            </w:r>
          </w:p>
          <w:p w14:paraId="1812BFDD" w14:textId="77777777" w:rsidR="001D7603" w:rsidRPr="006123B4" w:rsidRDefault="00C262A9"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Horten, Norway</w:t>
            </w:r>
          </w:p>
          <w:p w14:paraId="22573091" w14:textId="77777777" w:rsidR="001D7603" w:rsidRPr="006123B4" w:rsidRDefault="00C262A9" w:rsidP="001D7603">
            <w:pPr>
              <w:cnfStyle w:val="000000100000" w:firstRow="0" w:lastRow="0" w:firstColumn="0" w:lastColumn="0" w:oddVBand="0" w:evenVBand="0" w:oddHBand="1" w:evenHBand="0" w:firstRowFirstColumn="0" w:firstRowLastColumn="0" w:lastRowFirstColumn="0" w:lastRowLastColumn="0"/>
              <w:rPr>
                <w:rFonts w:cs="Times New Roman"/>
                <w:kern w:val="3"/>
              </w:rPr>
            </w:pPr>
            <w:r>
              <w:rPr>
                <w:rFonts w:cs="Times New Roman"/>
                <w:kern w:val="3"/>
              </w:rPr>
              <w:t>André Vagner Gaathaug</w:t>
            </w:r>
          </w:p>
        </w:tc>
      </w:tr>
      <w:tr w:rsidR="001D7603" w:rsidRPr="003A772B" w14:paraId="203982C3" w14:textId="77777777" w:rsidTr="0009701C">
        <w:tc>
          <w:tcPr>
            <w:cnfStyle w:val="001000000000" w:firstRow="0" w:lastRow="0" w:firstColumn="1" w:lastColumn="0" w:oddVBand="0" w:evenVBand="0" w:oddHBand="0" w:evenHBand="0" w:firstRowFirstColumn="0" w:firstRowLastColumn="0" w:lastRowFirstColumn="0" w:lastRowLastColumn="0"/>
            <w:tcW w:w="1555" w:type="dxa"/>
          </w:tcPr>
          <w:p w14:paraId="3B56C71A" w14:textId="77777777" w:rsidR="001D7603" w:rsidRPr="003A772B" w:rsidRDefault="001D7603" w:rsidP="004709BD">
            <w:pPr>
              <w:rPr>
                <w:kern w:val="3"/>
              </w:rPr>
            </w:pPr>
            <w:r w:rsidRPr="003A772B">
              <w:rPr>
                <w:kern w:val="3"/>
              </w:rPr>
              <w:t>Experimental setup</w:t>
            </w:r>
          </w:p>
        </w:tc>
        <w:tc>
          <w:tcPr>
            <w:tcW w:w="7687" w:type="dxa"/>
          </w:tcPr>
          <w:p w14:paraId="0B21100F" w14:textId="77777777" w:rsidR="005E7831" w:rsidRDefault="005E7831" w:rsidP="004709BD">
            <w:pPr>
              <w:cnfStyle w:val="000000000000" w:firstRow="0" w:lastRow="0" w:firstColumn="0" w:lastColumn="0" w:oddVBand="0" w:evenVBand="0" w:oddHBand="0" w:evenHBand="0" w:firstRowFirstColumn="0" w:firstRowLastColumn="0" w:lastRowFirstColumn="0" w:lastRowLastColumn="0"/>
              <w:rPr>
                <w:rFonts w:cs="Times New Roman"/>
                <w:kern w:val="3"/>
              </w:rPr>
            </w:pPr>
            <w:r>
              <w:rPr>
                <w:rFonts w:cs="Times New Roman"/>
                <w:kern w:val="3"/>
              </w:rPr>
              <w:t xml:space="preserve">HyTUNNEL-CS D2.2 </w:t>
            </w:r>
            <w:r w:rsidRPr="005E7831">
              <w:rPr>
                <w:rFonts w:cs="Times New Roman"/>
                <w:kern w:val="3"/>
              </w:rPr>
              <w:t>Intermediate report on analytical, numerical and experimental studies</w:t>
            </w:r>
          </w:p>
          <w:p w14:paraId="0E71BA3D" w14:textId="77777777" w:rsidR="005E7831" w:rsidRDefault="005E7831" w:rsidP="004709BD">
            <w:pPr>
              <w:cnfStyle w:val="000000000000" w:firstRow="0" w:lastRow="0" w:firstColumn="0" w:lastColumn="0" w:oddVBand="0" w:evenVBand="0" w:oddHBand="0" w:evenHBand="0" w:firstRowFirstColumn="0" w:firstRowLastColumn="0" w:lastRowFirstColumn="0" w:lastRowLastColumn="0"/>
              <w:rPr>
                <w:ins w:id="0" w:author="Andre Vagner Gaathaug" w:date="2020-09-30T12:31:00Z"/>
                <w:rFonts w:cs="Times New Roman"/>
                <w:kern w:val="3"/>
              </w:rPr>
            </w:pPr>
          </w:p>
          <w:p w14:paraId="3C025EC6" w14:textId="77777777" w:rsidR="0043007D" w:rsidRDefault="0043007D">
            <w:pPr>
              <w:keepNext/>
              <w:cnfStyle w:val="000000000000" w:firstRow="0" w:lastRow="0" w:firstColumn="0" w:lastColumn="0" w:oddVBand="0" w:evenVBand="0" w:oddHBand="0" w:evenHBand="0" w:firstRowFirstColumn="0" w:firstRowLastColumn="0" w:lastRowFirstColumn="0" w:lastRowLastColumn="0"/>
              <w:rPr>
                <w:ins w:id="1" w:author="Andre Vagner Gaathaug" w:date="2020-09-30T12:32:00Z"/>
              </w:rPr>
              <w:pPrChange w:id="2" w:author="Andre Vagner Gaathaug" w:date="2020-09-30T12:32:00Z">
                <w:pPr>
                  <w:cnfStyle w:val="000000000000" w:firstRow="0" w:lastRow="0" w:firstColumn="0" w:lastColumn="0" w:oddVBand="0" w:evenVBand="0" w:oddHBand="0" w:evenHBand="0" w:firstRowFirstColumn="0" w:firstRowLastColumn="0" w:lastRowFirstColumn="0" w:lastRowLastColumn="0"/>
                </w:pPr>
              </w:pPrChange>
            </w:pPr>
            <w:ins w:id="3" w:author="Andre Vagner Gaathaug" w:date="2020-09-30T12:31:00Z">
              <w:r w:rsidRPr="0043007D">
                <w:rPr>
                  <w:rFonts w:cs="Times New Roman"/>
                  <w:noProof/>
                  <w:kern w:val="3"/>
                  <w:lang w:val="nb-NO" w:eastAsia="nb-NO"/>
                </w:rPr>
                <w:lastRenderedPageBreak/>
                <w:drawing>
                  <wp:inline distT="0" distB="0" distL="0" distR="0" wp14:anchorId="6C41D4C4" wp14:editId="348C57CB">
                    <wp:extent cx="4314825" cy="4226225"/>
                    <wp:effectExtent l="0" t="0" r="0" b="0"/>
                    <wp:docPr id="2" name="Picture 2" descr="L:\SPro-Prosessikkerhet\HyTunnel-CS\Draft papers\Unignited PPP\Figures and tables\Fig1 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SPro-Prosessikkerhet\HyTunnel-CS\Draft papers\Unignited PPP\Figures and tables\Fig1 righ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1561" cy="4232822"/>
                            </a:xfrm>
                            <a:prstGeom prst="rect">
                              <a:avLst/>
                            </a:prstGeom>
                            <a:noFill/>
                            <a:ln>
                              <a:noFill/>
                            </a:ln>
                          </pic:spPr>
                        </pic:pic>
                      </a:graphicData>
                    </a:graphic>
                  </wp:inline>
                </w:drawing>
              </w:r>
            </w:ins>
          </w:p>
          <w:p w14:paraId="41FA96A4" w14:textId="77777777" w:rsidR="0043007D" w:rsidRDefault="0043007D">
            <w:pPr>
              <w:pStyle w:val="Caption"/>
              <w:cnfStyle w:val="000000000000" w:firstRow="0" w:lastRow="0" w:firstColumn="0" w:lastColumn="0" w:oddVBand="0" w:evenVBand="0" w:oddHBand="0" w:evenHBand="0" w:firstRowFirstColumn="0" w:firstRowLastColumn="0" w:lastRowFirstColumn="0" w:lastRowLastColumn="0"/>
              <w:rPr>
                <w:rFonts w:cs="Times New Roman"/>
                <w:kern w:val="3"/>
              </w:rPr>
              <w:pPrChange w:id="4" w:author="Andre Vagner Gaathaug" w:date="2020-09-30T12:32:00Z">
                <w:pPr>
                  <w:cnfStyle w:val="000000000000" w:firstRow="0" w:lastRow="0" w:firstColumn="0" w:lastColumn="0" w:oddVBand="0" w:evenVBand="0" w:oddHBand="0" w:evenHBand="0" w:firstRowFirstColumn="0" w:firstRowLastColumn="0" w:lastRowFirstColumn="0" w:lastRowLastColumn="0"/>
                </w:pPr>
              </w:pPrChange>
            </w:pPr>
            <w:ins w:id="5" w:author="Andre Vagner Gaathaug" w:date="2020-09-30T12:32:00Z">
              <w:r>
                <w:t xml:space="preserve">Figur </w:t>
              </w:r>
              <w:r>
                <w:fldChar w:fldCharType="begin"/>
              </w:r>
              <w:r>
                <w:instrText xml:space="preserve"> SEQ Figur \* ARABIC </w:instrText>
              </w:r>
            </w:ins>
            <w:r>
              <w:fldChar w:fldCharType="separate"/>
            </w:r>
            <w:ins w:id="6" w:author="Andre Vagner Gaathaug" w:date="2020-09-30T12:32:00Z">
              <w:r>
                <w:rPr>
                  <w:noProof/>
                </w:rPr>
                <w:t>1</w:t>
              </w:r>
              <w:r>
                <w:fldChar w:fldCharType="end"/>
              </w:r>
              <w:r>
                <w:t>: Sketch of the experimental setup</w:t>
              </w:r>
            </w:ins>
          </w:p>
          <w:p w14:paraId="4571DAB5"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7" w:author="Andre Vagner Gaathaug" w:date="2020-09-30T12:32:00Z"/>
                <w:rFonts w:cs="Times New Roman"/>
                <w:kern w:val="3"/>
              </w:rPr>
            </w:pPr>
            <w:ins w:id="8" w:author="Andre Vagner Gaathaug" w:date="2020-09-30T12:32:00Z">
              <w:r>
                <w:rPr>
                  <w:rFonts w:cs="Times New Roman"/>
                  <w:kern w:val="3"/>
                </w:rPr>
                <w:t>Measurement devices:</w:t>
              </w:r>
            </w:ins>
          </w:p>
          <w:p w14:paraId="3BE03662"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9" w:author="Andre Vagner Gaathaug" w:date="2020-09-30T12:34:00Z"/>
                <w:rFonts w:cs="Times New Roman"/>
                <w:kern w:val="3"/>
              </w:rPr>
            </w:pPr>
            <w:ins w:id="10" w:author="Andre Vagner Gaathaug" w:date="2020-09-30T12:34:00Z">
              <w:r>
                <w:rPr>
                  <w:rFonts w:cs="Times New Roman"/>
                  <w:kern w:val="3"/>
                </w:rPr>
                <w:t>Concentration data files:</w:t>
              </w:r>
            </w:ins>
            <w:ins w:id="11" w:author="Andre Vagner Gaathaug" w:date="2020-09-30T12:37:00Z">
              <w:r>
                <w:rPr>
                  <w:rFonts w:cs="Times New Roman"/>
                  <w:kern w:val="3"/>
                </w:rPr>
                <w:t xml:space="preserve"> H1 and H2 -&gt; X</w:t>
              </w:r>
              <w:r w:rsidRPr="0043007D">
                <w:rPr>
                  <w:rFonts w:cs="Times New Roman"/>
                  <w:kern w:val="3"/>
                </w:rPr>
                <w:t>EN-352</w:t>
              </w:r>
              <w:r>
                <w:rPr>
                  <w:rFonts w:cs="Times New Roman"/>
                  <w:kern w:val="3"/>
                </w:rPr>
                <w:t xml:space="preserve"> sensors</w:t>
              </w:r>
            </w:ins>
          </w:p>
          <w:p w14:paraId="23932545"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12" w:author="Andre Vagner Gaathaug" w:date="2020-09-30T12:34:00Z"/>
                <w:rFonts w:cs="Times New Roman"/>
                <w:kern w:val="3"/>
              </w:rPr>
            </w:pPr>
          </w:p>
          <w:p w14:paraId="5F098F79"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13" w:author="Andre Vagner Gaathaug" w:date="2020-09-30T12:34:00Z"/>
                <w:rFonts w:cs="Times New Roman"/>
                <w:kern w:val="3"/>
              </w:rPr>
            </w:pPr>
            <w:ins w:id="14" w:author="Andre Vagner Gaathaug" w:date="2020-09-30T12:34:00Z">
              <w:r>
                <w:rPr>
                  <w:rFonts w:cs="Times New Roman"/>
                  <w:kern w:val="3"/>
                </w:rPr>
                <w:t xml:space="preserve">Pressure data files: </w:t>
              </w:r>
            </w:ins>
          </w:p>
          <w:p w14:paraId="0CD1F2C5" w14:textId="636C6A49" w:rsidR="0043007D" w:rsidRDefault="0043007D" w:rsidP="004709BD">
            <w:pPr>
              <w:cnfStyle w:val="000000000000" w:firstRow="0" w:lastRow="0" w:firstColumn="0" w:lastColumn="0" w:oddVBand="0" w:evenVBand="0" w:oddHBand="0" w:evenHBand="0" w:firstRowFirstColumn="0" w:firstRowLastColumn="0" w:lastRowFirstColumn="0" w:lastRowLastColumn="0"/>
              <w:rPr>
                <w:ins w:id="15" w:author="Andre Vagner Gaathaug" w:date="2020-09-30T12:35:00Z"/>
                <w:rFonts w:cs="Times New Roman"/>
                <w:kern w:val="3"/>
              </w:rPr>
            </w:pPr>
            <w:ins w:id="16" w:author="Andre Vagner Gaathaug" w:date="2020-09-30T12:34:00Z">
              <w:r w:rsidRPr="0043007D">
                <w:rPr>
                  <w:rFonts w:cs="Times New Roman"/>
                  <w:kern w:val="3"/>
                </w:rPr>
                <w:t>P1</w:t>
              </w:r>
            </w:ins>
            <w:ins w:id="17" w:author="Andre Vagner Gaathaug" w:date="2020-09-30T12:37:00Z">
              <w:r>
                <w:rPr>
                  <w:rFonts w:cs="Times New Roman"/>
                  <w:kern w:val="3"/>
                </w:rPr>
                <w:t xml:space="preserve"> </w:t>
              </w:r>
            </w:ins>
            <w:ins w:id="18" w:author="Andre Vagner Gaathaug" w:date="2020-09-30T12:42:00Z">
              <w:r w:rsidR="00D50367">
                <w:rPr>
                  <w:rFonts w:cs="Times New Roman"/>
                  <w:kern w:val="3"/>
                </w:rPr>
                <w:t xml:space="preserve">[kPa] </w:t>
              </w:r>
            </w:ins>
            <w:ins w:id="19" w:author="Andre Vagner Gaathaug" w:date="2020-09-30T12:37:00Z">
              <w:r>
                <w:rPr>
                  <w:rFonts w:cs="Times New Roman"/>
                  <w:kern w:val="3"/>
                </w:rPr>
                <w:t>-&gt;</w:t>
              </w:r>
            </w:ins>
            <w:ins w:id="20" w:author="Andre Vagner Gaathaug" w:date="2020-09-30T12:36:00Z">
              <w:r>
                <w:rPr>
                  <w:rFonts w:cs="Times New Roman"/>
                  <w:kern w:val="3"/>
                </w:rPr>
                <w:t xml:space="preserve"> X</w:t>
              </w:r>
              <w:r w:rsidRPr="0043007D">
                <w:rPr>
                  <w:rFonts w:cs="Times New Roman"/>
                  <w:kern w:val="3"/>
                </w:rPr>
                <w:t>TM-190-10A</w:t>
              </w:r>
            </w:ins>
            <w:ins w:id="21" w:author="Andre Vagner Gaathaug" w:date="2020-09-30T12:41:00Z">
              <w:r w:rsidR="00D50367">
                <w:rPr>
                  <w:rFonts w:cs="Times New Roman"/>
                  <w:kern w:val="3"/>
                </w:rPr>
                <w:t xml:space="preserve"> </w:t>
              </w:r>
            </w:ins>
          </w:p>
          <w:p w14:paraId="6D5B32ED"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22" w:author="Andre Vagner Gaathaug" w:date="2020-09-30T12:35:00Z"/>
                <w:rFonts w:cs="Times New Roman"/>
                <w:kern w:val="3"/>
              </w:rPr>
            </w:pPr>
          </w:p>
          <w:p w14:paraId="5EBD9340" w14:textId="77777777" w:rsidR="0043007D" w:rsidRDefault="0043007D" w:rsidP="004709BD">
            <w:pPr>
              <w:cnfStyle w:val="000000000000" w:firstRow="0" w:lastRow="0" w:firstColumn="0" w:lastColumn="0" w:oddVBand="0" w:evenVBand="0" w:oddHBand="0" w:evenHBand="0" w:firstRowFirstColumn="0" w:firstRowLastColumn="0" w:lastRowFirstColumn="0" w:lastRowLastColumn="0"/>
              <w:rPr>
                <w:ins w:id="23" w:author="Andre Vagner Gaathaug" w:date="2020-09-30T12:35:00Z"/>
                <w:rFonts w:cs="Times New Roman"/>
                <w:kern w:val="3"/>
              </w:rPr>
            </w:pPr>
            <w:ins w:id="24" w:author="Andre Vagner Gaathaug" w:date="2020-09-30T12:35:00Z">
              <w:r>
                <w:rPr>
                  <w:rFonts w:cs="Times New Roman"/>
                  <w:kern w:val="3"/>
                </w:rPr>
                <w:t>Mass flow data files:</w:t>
              </w:r>
            </w:ins>
          </w:p>
          <w:p w14:paraId="29C6E07C" w14:textId="189F98A9" w:rsidR="004F5B7E" w:rsidDel="0043007D" w:rsidRDefault="0043007D" w:rsidP="004709BD">
            <w:pPr>
              <w:cnfStyle w:val="000000000000" w:firstRow="0" w:lastRow="0" w:firstColumn="0" w:lastColumn="0" w:oddVBand="0" w:evenVBand="0" w:oddHBand="0" w:evenHBand="0" w:firstRowFirstColumn="0" w:firstRowLastColumn="0" w:lastRowFirstColumn="0" w:lastRowLastColumn="0"/>
              <w:rPr>
                <w:del w:id="25" w:author="Andre Vagner Gaathaug" w:date="2020-09-30T12:32:00Z"/>
                <w:rFonts w:cs="Times New Roman"/>
                <w:kern w:val="3"/>
              </w:rPr>
            </w:pPr>
            <w:ins w:id="26" w:author="Andre Vagner Gaathaug" w:date="2020-09-30T12:35:00Z">
              <w:r>
                <w:rPr>
                  <w:rFonts w:cs="Times New Roman"/>
                  <w:kern w:val="3"/>
                </w:rPr>
                <w:t xml:space="preserve">Mass Flow </w:t>
              </w:r>
            </w:ins>
            <w:ins w:id="27" w:author="Andre Vagner Gaathaug" w:date="2020-09-30T12:42:00Z">
              <w:r w:rsidR="00D50367">
                <w:rPr>
                  <w:rFonts w:cs="Times New Roman"/>
                  <w:kern w:val="3"/>
                </w:rPr>
                <w:t xml:space="preserve">[V] </w:t>
              </w:r>
            </w:ins>
            <w:ins w:id="28" w:author="Andre Vagner Gaathaug" w:date="2020-09-30T12:35:00Z">
              <w:r>
                <w:rPr>
                  <w:rFonts w:cs="Times New Roman"/>
                  <w:kern w:val="3"/>
                </w:rPr>
                <w:t>-</w:t>
              </w:r>
            </w:ins>
            <w:ins w:id="29" w:author="Andre Vagner Gaathaug" w:date="2020-09-30T12:38:00Z">
              <w:r>
                <w:rPr>
                  <w:rFonts w:cs="Times New Roman"/>
                  <w:kern w:val="3"/>
                </w:rPr>
                <w:t>&gt;</w:t>
              </w:r>
            </w:ins>
            <w:ins w:id="30" w:author="Andre Vagner Gaathaug" w:date="2020-09-30T12:39:00Z">
              <w:r>
                <w:rPr>
                  <w:rFonts w:cs="Times New Roman"/>
                  <w:kern w:val="3"/>
                </w:rPr>
                <w:t>Micro Motion</w:t>
              </w:r>
              <w:r w:rsidRPr="0043007D">
                <w:rPr>
                  <w:rFonts w:cs="Times New Roman"/>
                  <w:kern w:val="3"/>
                </w:rPr>
                <w:t xml:space="preserve"> ELITE</w:t>
              </w:r>
            </w:ins>
            <w:ins w:id="31" w:author="Andre Vagner Gaathaug" w:date="2020-09-30T12:41:00Z">
              <w:r w:rsidR="00D50367">
                <w:rPr>
                  <w:rFonts w:cs="Times New Roman"/>
                  <w:kern w:val="3"/>
                </w:rPr>
                <w:t xml:space="preserve"> </w:t>
              </w:r>
            </w:ins>
            <w:ins w:id="32" w:author="Andre Vagner Gaathaug" w:date="2020-09-30T12:39:00Z">
              <w:r>
                <w:rPr>
                  <w:rFonts w:cs="Times New Roman"/>
                  <w:kern w:val="3"/>
                </w:rPr>
                <w:t xml:space="preserve">&amp; </w:t>
              </w:r>
            </w:ins>
            <w:ins w:id="33" w:author="Andre Vagner Gaathaug" w:date="2020-09-30T12:35:00Z">
              <w:r>
                <w:rPr>
                  <w:rFonts w:cs="Times New Roman"/>
                  <w:kern w:val="3"/>
                </w:rPr>
                <w:t xml:space="preserve"> Pressure </w:t>
              </w:r>
            </w:ins>
            <w:ins w:id="34" w:author="Andre Vagner Gaathaug" w:date="2020-09-30T12:42:00Z">
              <w:r w:rsidR="00D50367">
                <w:rPr>
                  <w:rFonts w:cs="Times New Roman"/>
                  <w:kern w:val="3"/>
                </w:rPr>
                <w:t xml:space="preserve">[V] </w:t>
              </w:r>
            </w:ins>
            <w:ins w:id="35" w:author="Andre Vagner Gaathaug" w:date="2020-09-30T12:35:00Z">
              <w:r>
                <w:rPr>
                  <w:rFonts w:cs="Times New Roman"/>
                  <w:kern w:val="3"/>
                </w:rPr>
                <w:t xml:space="preserve">at mass flow meter </w:t>
              </w:r>
            </w:ins>
            <w:ins w:id="36" w:author="Andre Vagner Gaathaug" w:date="2020-09-30T12:39:00Z">
              <w:r>
                <w:rPr>
                  <w:rFonts w:cs="Times New Roman"/>
                  <w:kern w:val="3"/>
                </w:rPr>
                <w:t>-&gt; ASI</w:t>
              </w:r>
            </w:ins>
            <w:ins w:id="37" w:author="Andre Vagner Gaathaug" w:date="2020-09-30T12:41:00Z">
              <w:r w:rsidR="00D50367">
                <w:rPr>
                  <w:rFonts w:cs="Times New Roman"/>
                  <w:kern w:val="3"/>
                </w:rPr>
                <w:t xml:space="preserve"> </w:t>
              </w:r>
            </w:ins>
            <w:commentRangeStart w:id="38"/>
            <w:del w:id="39" w:author="Andre Vagner Gaathaug" w:date="2020-09-30T12:32:00Z">
              <w:r w:rsidR="005E7831" w:rsidDel="0043007D">
                <w:rPr>
                  <w:rFonts w:cs="Times New Roman"/>
                  <w:kern w:val="3"/>
                </w:rPr>
                <w:delText>Details given in the report.</w:delText>
              </w:r>
              <w:commentRangeEnd w:id="38"/>
              <w:r w:rsidR="00146E0F" w:rsidDel="0043007D">
                <w:rPr>
                  <w:rStyle w:val="CommentReference"/>
                  <w:color w:val="auto"/>
                </w:rPr>
                <w:commentReference w:id="38"/>
              </w:r>
            </w:del>
          </w:p>
          <w:p w14:paraId="4D9EAD8B" w14:textId="77777777" w:rsidR="00B64F31" w:rsidRDefault="00B64F31" w:rsidP="004709BD">
            <w:pPr>
              <w:cnfStyle w:val="000000000000" w:firstRow="0" w:lastRow="0" w:firstColumn="0" w:lastColumn="0" w:oddVBand="0" w:evenVBand="0" w:oddHBand="0" w:evenHBand="0" w:firstRowFirstColumn="0" w:firstRowLastColumn="0" w:lastRowFirstColumn="0" w:lastRowLastColumn="0"/>
              <w:rPr>
                <w:ins w:id="40" w:author="Andre Vagner Gaathaug" w:date="2020-09-30T12:32:00Z"/>
                <w:rFonts w:cs="Times New Roman"/>
                <w:kern w:val="3"/>
              </w:rPr>
            </w:pPr>
          </w:p>
          <w:p w14:paraId="5B7485AF" w14:textId="77777777" w:rsidR="0043007D" w:rsidRPr="006123B4" w:rsidRDefault="0043007D" w:rsidP="004709BD">
            <w:pPr>
              <w:cnfStyle w:val="000000000000" w:firstRow="0" w:lastRow="0" w:firstColumn="0" w:lastColumn="0" w:oddVBand="0" w:evenVBand="0" w:oddHBand="0" w:evenHBand="0" w:firstRowFirstColumn="0" w:firstRowLastColumn="0" w:lastRowFirstColumn="0" w:lastRowLastColumn="0"/>
              <w:rPr>
                <w:rFonts w:cs="Times New Roman"/>
                <w:kern w:val="3"/>
              </w:rPr>
            </w:pPr>
          </w:p>
        </w:tc>
      </w:tr>
      <w:tr w:rsidR="001D7603" w:rsidRPr="003A772B" w14:paraId="0C127C1F" w14:textId="77777777" w:rsidTr="00097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95A33CD" w14:textId="77777777" w:rsidR="001D7603" w:rsidRPr="003A772B" w:rsidRDefault="001D7603" w:rsidP="004709BD">
            <w:pPr>
              <w:rPr>
                <w:kern w:val="3"/>
              </w:rPr>
            </w:pPr>
            <w:r w:rsidRPr="003A772B">
              <w:rPr>
                <w:kern w:val="3"/>
              </w:rPr>
              <w:lastRenderedPageBreak/>
              <w:t>Objective of the experiment</w:t>
            </w:r>
          </w:p>
        </w:tc>
        <w:tc>
          <w:tcPr>
            <w:tcW w:w="7687" w:type="dxa"/>
          </w:tcPr>
          <w:p w14:paraId="74822BD1" w14:textId="77777777" w:rsidR="001D7603" w:rsidRPr="006123B4" w:rsidRDefault="001D7603"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sidRPr="006123B4">
              <w:rPr>
                <w:rFonts w:cs="Times New Roman"/>
                <w:kern w:val="3"/>
              </w:rPr>
              <w:t>Experiment goals</w:t>
            </w:r>
          </w:p>
          <w:p w14:paraId="40D7E3CB" w14:textId="77777777" w:rsidR="001D7603" w:rsidRDefault="005E7831" w:rsidP="00BF3D37">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 xml:space="preserve">Provide experimental evidence of the Pressure Peaking Phenomenon in large scale. </w:t>
            </w:r>
          </w:p>
          <w:p w14:paraId="354AA7C2" w14:textId="77777777" w:rsidR="005E7831" w:rsidRPr="006123B4" w:rsidRDefault="005E7831" w:rsidP="00BF3D37">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Provide validation data for CFD and engineering models.</w:t>
            </w:r>
          </w:p>
        </w:tc>
      </w:tr>
      <w:tr w:rsidR="001D7603" w:rsidRPr="003A772B" w14:paraId="1A6BEA4A" w14:textId="77777777" w:rsidTr="0009701C">
        <w:tc>
          <w:tcPr>
            <w:cnfStyle w:val="001000000000" w:firstRow="0" w:lastRow="0" w:firstColumn="1" w:lastColumn="0" w:oddVBand="0" w:evenVBand="0" w:oddHBand="0" w:evenHBand="0" w:firstRowFirstColumn="0" w:firstRowLastColumn="0" w:lastRowFirstColumn="0" w:lastRowLastColumn="0"/>
            <w:tcW w:w="1555" w:type="dxa"/>
          </w:tcPr>
          <w:p w14:paraId="3C305F0B" w14:textId="77777777" w:rsidR="001D7603" w:rsidRPr="003A772B" w:rsidRDefault="001D7603" w:rsidP="004709BD">
            <w:pPr>
              <w:rPr>
                <w:kern w:val="3"/>
              </w:rPr>
            </w:pPr>
            <w:r w:rsidRPr="003A772B">
              <w:rPr>
                <w:kern w:val="3"/>
              </w:rPr>
              <w:t>Experimental procedure</w:t>
            </w:r>
          </w:p>
        </w:tc>
        <w:tc>
          <w:tcPr>
            <w:tcW w:w="7687" w:type="dxa"/>
          </w:tcPr>
          <w:tbl>
            <w:tblPr>
              <w:tblStyle w:val="PlainTable51"/>
              <w:tblW w:w="7493" w:type="dxa"/>
              <w:jc w:val="center"/>
              <w:tblLook w:val="04A0" w:firstRow="1" w:lastRow="0" w:firstColumn="1" w:lastColumn="0" w:noHBand="0" w:noVBand="1"/>
            </w:tblPr>
            <w:tblGrid>
              <w:gridCol w:w="434"/>
              <w:gridCol w:w="714"/>
              <w:gridCol w:w="784"/>
              <w:gridCol w:w="701"/>
              <w:gridCol w:w="631"/>
              <w:gridCol w:w="892"/>
              <w:gridCol w:w="869"/>
              <w:gridCol w:w="1039"/>
              <w:gridCol w:w="699"/>
              <w:gridCol w:w="730"/>
            </w:tblGrid>
            <w:tr w:rsidR="008526BD" w:rsidRPr="00B0041B" w14:paraId="1C16FB5F" w14:textId="77777777" w:rsidTr="004577F9">
              <w:trPr>
                <w:cnfStyle w:val="100000000000" w:firstRow="1" w:lastRow="0" w:firstColumn="0" w:lastColumn="0" w:oddVBand="0" w:evenVBand="0" w:oddHBand="0" w:evenHBand="0" w:firstRowFirstColumn="0" w:firstRowLastColumn="0" w:lastRowFirstColumn="0" w:lastRowLastColumn="0"/>
                <w:trHeight w:val="893"/>
                <w:jc w:val="center"/>
              </w:trPr>
              <w:tc>
                <w:tcPr>
                  <w:cnfStyle w:val="001000000100" w:firstRow="0" w:lastRow="0" w:firstColumn="1" w:lastColumn="0" w:oddVBand="0" w:evenVBand="0" w:oddHBand="0" w:evenHBand="0" w:firstRowFirstColumn="1" w:firstRowLastColumn="0" w:lastRowFirstColumn="0" w:lastRowLastColumn="0"/>
                  <w:tcW w:w="404" w:type="dxa"/>
                  <w:tcBorders>
                    <w:top w:val="single" w:sz="4" w:space="0" w:color="auto"/>
                    <w:left w:val="single" w:sz="4" w:space="0" w:color="auto"/>
                  </w:tcBorders>
                  <w:vAlign w:val="center"/>
                </w:tcPr>
                <w:p w14:paraId="26BB022A" w14:textId="77777777" w:rsidR="005E7831" w:rsidRPr="005E7831" w:rsidRDefault="005E7831" w:rsidP="005E7831">
                  <w:pPr>
                    <w:jc w:val="left"/>
                    <w:rPr>
                      <w:sz w:val="14"/>
                      <w:szCs w:val="20"/>
                      <w:lang w:val="en-US"/>
                    </w:rPr>
                  </w:pPr>
                  <w:r w:rsidRPr="005E7831">
                    <w:rPr>
                      <w:sz w:val="14"/>
                      <w:szCs w:val="20"/>
                      <w:lang w:val="en-US"/>
                    </w:rPr>
                    <w:t>Exp nr</w:t>
                  </w:r>
                </w:p>
              </w:tc>
              <w:tc>
                <w:tcPr>
                  <w:tcW w:w="647" w:type="dxa"/>
                  <w:tcBorders>
                    <w:top w:val="single" w:sz="4" w:space="0" w:color="auto"/>
                  </w:tcBorders>
                  <w:vAlign w:val="center"/>
                </w:tcPr>
                <w:p w14:paraId="6F4EBE93"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Nozzle diameter [m]</w:t>
                  </w:r>
                </w:p>
              </w:tc>
              <w:tc>
                <w:tcPr>
                  <w:tcW w:w="707" w:type="dxa"/>
                  <w:tcBorders>
                    <w:top w:val="single" w:sz="4" w:space="0" w:color="auto"/>
                  </w:tcBorders>
                  <w:vAlign w:val="center"/>
                </w:tcPr>
                <w:p w14:paraId="3AF20BE2"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Enclosure volume [m</w:t>
                  </w:r>
                  <w:r w:rsidRPr="005E7831">
                    <w:rPr>
                      <w:sz w:val="14"/>
                      <w:szCs w:val="20"/>
                      <w:vertAlign w:val="superscript"/>
                      <w:lang w:val="en-US"/>
                    </w:rPr>
                    <w:t>3</w:t>
                  </w:r>
                  <w:r w:rsidRPr="005E7831">
                    <w:rPr>
                      <w:sz w:val="14"/>
                      <w:szCs w:val="20"/>
                      <w:lang w:val="en-US"/>
                    </w:rPr>
                    <w:t>]</w:t>
                  </w:r>
                </w:p>
              </w:tc>
              <w:tc>
                <w:tcPr>
                  <w:tcW w:w="669" w:type="dxa"/>
                  <w:tcBorders>
                    <w:top w:val="single" w:sz="4" w:space="0" w:color="auto"/>
                  </w:tcBorders>
                  <w:vAlign w:val="center"/>
                </w:tcPr>
                <w:p w14:paraId="72BEA7F4"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Vent area [m</w:t>
                  </w:r>
                  <w:r w:rsidRPr="005E7831">
                    <w:rPr>
                      <w:sz w:val="14"/>
                      <w:szCs w:val="20"/>
                      <w:vertAlign w:val="superscript"/>
                      <w:lang w:val="en-US"/>
                    </w:rPr>
                    <w:t>2</w:t>
                  </w:r>
                  <w:r w:rsidRPr="005E7831">
                    <w:rPr>
                      <w:sz w:val="14"/>
                      <w:szCs w:val="20"/>
                      <w:lang w:val="en-US"/>
                    </w:rPr>
                    <w:t>]</w:t>
                  </w:r>
                </w:p>
              </w:tc>
              <w:tc>
                <w:tcPr>
                  <w:tcW w:w="575" w:type="dxa"/>
                  <w:tcBorders>
                    <w:top w:val="single" w:sz="4" w:space="0" w:color="auto"/>
                  </w:tcBorders>
                  <w:vAlign w:val="center"/>
                </w:tcPr>
                <w:p w14:paraId="173E2717"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Vent size [mm]</w:t>
                  </w:r>
                </w:p>
              </w:tc>
              <w:tc>
                <w:tcPr>
                  <w:tcW w:w="800" w:type="dxa"/>
                  <w:tcBorders>
                    <w:top w:val="single" w:sz="4" w:space="0" w:color="auto"/>
                  </w:tcBorders>
                  <w:vAlign w:val="center"/>
                </w:tcPr>
                <w:p w14:paraId="466E631D"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Mass flow rate [g/s]</w:t>
                  </w:r>
                </w:p>
              </w:tc>
              <w:tc>
                <w:tcPr>
                  <w:tcW w:w="1199" w:type="dxa"/>
                  <w:tcBorders>
                    <w:top w:val="single" w:sz="4" w:space="0" w:color="auto"/>
                  </w:tcBorders>
                </w:tcPr>
                <w:p w14:paraId="13DD2D80" w14:textId="77777777" w:rsidR="00B74007" w:rsidRDefault="005E7831">
                  <w:pPr>
                    <w:cnfStyle w:val="100000000000" w:firstRow="1" w:lastRow="0" w:firstColumn="0" w:lastColumn="0" w:oddVBand="0" w:evenVBand="0" w:oddHBand="0" w:evenHBand="0" w:firstRowFirstColumn="0" w:firstRowLastColumn="0" w:lastRowFirstColumn="0" w:lastRowLastColumn="0"/>
                    <w:rPr>
                      <w:rFonts w:eastAsiaTheme="minorHAnsi" w:cstheme="minorBidi"/>
                      <w:i w:val="0"/>
                      <w:iCs w:val="0"/>
                      <w:sz w:val="14"/>
                      <w:szCs w:val="20"/>
                      <w:lang w:val="en-US"/>
                    </w:rPr>
                  </w:pPr>
                  <w:r w:rsidRPr="005E7831">
                    <w:rPr>
                      <w:sz w:val="14"/>
                      <w:szCs w:val="20"/>
                      <w:lang w:val="en-US"/>
                    </w:rPr>
                    <w:t>Static pressure -reservoir [</w:t>
                  </w:r>
                  <w:r w:rsidR="004577F9">
                    <w:rPr>
                      <w:sz w:val="14"/>
                      <w:szCs w:val="20"/>
                      <w:lang w:val="en-US"/>
                    </w:rPr>
                    <w:t>MPa</w:t>
                  </w:r>
                  <w:r w:rsidRPr="005E7831">
                    <w:rPr>
                      <w:sz w:val="14"/>
                      <w:szCs w:val="20"/>
                      <w:lang w:val="en-US"/>
                    </w:rPr>
                    <w:t>]</w:t>
                  </w:r>
                </w:p>
              </w:tc>
              <w:tc>
                <w:tcPr>
                  <w:tcW w:w="1198" w:type="dxa"/>
                  <w:tcBorders>
                    <w:top w:val="single" w:sz="4" w:space="0" w:color="auto"/>
                  </w:tcBorders>
                  <w:vAlign w:val="center"/>
                </w:tcPr>
                <w:p w14:paraId="27273270"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Experimental overpressure [kPa]</w:t>
                  </w:r>
                </w:p>
              </w:tc>
              <w:tc>
                <w:tcPr>
                  <w:tcW w:w="634" w:type="dxa"/>
                  <w:tcBorders>
                    <w:top w:val="single" w:sz="4" w:space="0" w:color="auto"/>
                  </w:tcBorders>
                  <w:vAlign w:val="center"/>
                </w:tcPr>
                <w:p w14:paraId="25C6A93D"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Exp time for pressure peak [s]</w:t>
                  </w:r>
                </w:p>
              </w:tc>
              <w:tc>
                <w:tcPr>
                  <w:tcW w:w="660" w:type="dxa"/>
                  <w:tcBorders>
                    <w:top w:val="single" w:sz="4" w:space="0" w:color="auto"/>
                    <w:right w:val="single" w:sz="4" w:space="0" w:color="auto"/>
                  </w:tcBorders>
                  <w:vAlign w:val="center"/>
                </w:tcPr>
                <w:p w14:paraId="515745A0" w14:textId="77777777" w:rsidR="005E7831" w:rsidRPr="005E7831" w:rsidRDefault="005E7831" w:rsidP="005E7831">
                  <w:pPr>
                    <w:cnfStyle w:val="100000000000" w:firstRow="1" w:lastRow="0" w:firstColumn="0" w:lastColumn="0" w:oddVBand="0" w:evenVBand="0" w:oddHBand="0" w:evenHBand="0" w:firstRowFirstColumn="0" w:firstRowLastColumn="0" w:lastRowFirstColumn="0" w:lastRowLastColumn="0"/>
                    <w:rPr>
                      <w:sz w:val="14"/>
                      <w:szCs w:val="20"/>
                      <w:lang w:val="en-US"/>
                    </w:rPr>
                  </w:pPr>
                  <w:r w:rsidRPr="005E7831">
                    <w:rPr>
                      <w:sz w:val="14"/>
                      <w:szCs w:val="20"/>
                      <w:lang w:val="en-US"/>
                    </w:rPr>
                    <w:t>Duration time [s]</w:t>
                  </w:r>
                </w:p>
              </w:tc>
            </w:tr>
            <w:tr w:rsidR="008526BD" w:rsidRPr="00B0041B" w14:paraId="5E290A5F" w14:textId="77777777" w:rsidTr="004577F9">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38B622BC" w14:textId="77777777" w:rsidR="005E7831" w:rsidRPr="0055171B" w:rsidRDefault="005E7831" w:rsidP="005E7831">
                  <w:pPr>
                    <w:jc w:val="center"/>
                    <w:rPr>
                      <w:sz w:val="18"/>
                      <w:szCs w:val="20"/>
                      <w:lang w:val="en-US"/>
                    </w:rPr>
                  </w:pPr>
                  <w:r w:rsidRPr="0055171B">
                    <w:rPr>
                      <w:sz w:val="18"/>
                      <w:szCs w:val="20"/>
                      <w:lang w:val="en-US"/>
                    </w:rPr>
                    <w:t>2</w:t>
                  </w:r>
                </w:p>
              </w:tc>
              <w:tc>
                <w:tcPr>
                  <w:tcW w:w="647" w:type="dxa"/>
                  <w:vAlign w:val="center"/>
                </w:tcPr>
                <w:p w14:paraId="3E5F5B1E"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6B37590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456028AE"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0012</w:t>
                  </w:r>
                </w:p>
              </w:tc>
              <w:tc>
                <w:tcPr>
                  <w:tcW w:w="575" w:type="dxa"/>
                  <w:tcBorders>
                    <w:right w:val="single" w:sz="4" w:space="0" w:color="auto"/>
                  </w:tcBorders>
                  <w:vAlign w:val="center"/>
                </w:tcPr>
                <w:p w14:paraId="150576DA"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9x</w:t>
                  </w:r>
                  <w:r>
                    <w:rPr>
                      <w:rFonts w:asciiTheme="majorHAnsi" w:eastAsiaTheme="majorEastAsia" w:hAnsiTheme="majorHAnsi" w:cstheme="majorBidi"/>
                      <w:sz w:val="16"/>
                      <w:szCs w:val="20"/>
                      <w:lang w:val="en-US"/>
                    </w:rPr>
                    <w:t xml:space="preserve"> </w:t>
                  </w:r>
                  <w:r w:rsidRPr="00B0041B">
                    <w:rPr>
                      <w:rFonts w:asciiTheme="majorHAnsi" w:eastAsiaTheme="majorEastAsia" w:hAnsiTheme="majorHAnsi" w:cstheme="majorBidi"/>
                      <w:sz w:val="16"/>
                      <w:szCs w:val="20"/>
                      <w:lang w:val="en-US"/>
                    </w:rPr>
                    <w:sym w:font="Symbol" w:char="F0C6"/>
                  </w:r>
                  <w:r w:rsidRPr="00B0041B">
                    <w:rPr>
                      <w:rFonts w:asciiTheme="majorHAnsi" w:eastAsiaTheme="majorEastAsia" w:hAnsiTheme="majorHAnsi" w:cstheme="majorBidi"/>
                      <w:sz w:val="16"/>
                      <w:szCs w:val="20"/>
                      <w:lang w:val="en-US"/>
                    </w:rPr>
                    <w:t>13</w:t>
                  </w:r>
                </w:p>
              </w:tc>
              <w:tc>
                <w:tcPr>
                  <w:tcW w:w="800" w:type="dxa"/>
                  <w:tcBorders>
                    <w:left w:val="single" w:sz="4" w:space="0" w:color="auto"/>
                    <w:right w:val="dotted" w:sz="4" w:space="0" w:color="auto"/>
                  </w:tcBorders>
                  <w:vAlign w:val="center"/>
                </w:tcPr>
                <w:p w14:paraId="0DAD424B"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9</w:t>
                  </w:r>
                </w:p>
              </w:tc>
              <w:tc>
                <w:tcPr>
                  <w:tcW w:w="1199" w:type="dxa"/>
                  <w:tcBorders>
                    <w:left w:val="dotted" w:sz="4" w:space="0" w:color="auto"/>
                    <w:right w:val="single" w:sz="2" w:space="0" w:color="808080" w:themeColor="background1" w:themeShade="80"/>
                  </w:tcBorders>
                </w:tcPr>
                <w:p w14:paraId="4AD4FA75"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E2202D">
                    <w:rPr>
                      <w:rFonts w:asciiTheme="majorHAnsi" w:eastAsiaTheme="majorEastAsia" w:hAnsiTheme="majorHAnsi" w:cstheme="majorBidi"/>
                      <w:sz w:val="16"/>
                      <w:szCs w:val="20"/>
                      <w:lang w:val="en-US"/>
                    </w:rPr>
                    <w:t>2</w:t>
                  </w:r>
                  <w:r w:rsidR="004577F9">
                    <w:rPr>
                      <w:rFonts w:asciiTheme="majorHAnsi" w:eastAsiaTheme="majorEastAsia" w:hAnsiTheme="majorHAnsi" w:cstheme="majorBidi"/>
                      <w:sz w:val="16"/>
                      <w:szCs w:val="20"/>
                      <w:lang w:val="en-US"/>
                    </w:rPr>
                    <w:t>.</w:t>
                  </w:r>
                  <w:r w:rsidRPr="00E2202D">
                    <w:rPr>
                      <w:rFonts w:asciiTheme="majorHAnsi" w:eastAsiaTheme="majorEastAsia" w:hAnsiTheme="majorHAnsi" w:cstheme="majorBidi"/>
                      <w:sz w:val="16"/>
                      <w:szCs w:val="20"/>
                      <w:lang w:val="en-US"/>
                    </w:rPr>
                    <w:t>68</w:t>
                  </w:r>
                </w:p>
              </w:tc>
              <w:tc>
                <w:tcPr>
                  <w:tcW w:w="1198" w:type="dxa"/>
                  <w:tcBorders>
                    <w:left w:val="single" w:sz="2" w:space="0" w:color="808080" w:themeColor="background1" w:themeShade="80"/>
                  </w:tcBorders>
                  <w:vAlign w:val="center"/>
                </w:tcPr>
                <w:p w14:paraId="679931B8" w14:textId="77777777" w:rsidR="005E7831" w:rsidRPr="005517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sz w:val="16"/>
                      <w:szCs w:val="20"/>
                      <w:lang w:val="en-US"/>
                    </w:rPr>
                  </w:pPr>
                  <w:r w:rsidRPr="0055171B">
                    <w:rPr>
                      <w:rFonts w:asciiTheme="majorHAnsi" w:eastAsiaTheme="majorEastAsia" w:hAnsiTheme="majorHAnsi" w:cstheme="majorBidi"/>
                      <w:b/>
                      <w:sz w:val="16"/>
                      <w:szCs w:val="20"/>
                      <w:lang w:val="en-US"/>
                    </w:rPr>
                    <w:t>0</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42</w:t>
                  </w:r>
                </w:p>
              </w:tc>
              <w:tc>
                <w:tcPr>
                  <w:tcW w:w="634" w:type="dxa"/>
                  <w:tcBorders>
                    <w:right w:val="single" w:sz="2" w:space="0" w:color="808080" w:themeColor="background1" w:themeShade="80"/>
                  </w:tcBorders>
                  <w:vAlign w:val="center"/>
                </w:tcPr>
                <w:p w14:paraId="7B154A2A"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10</w:t>
                  </w:r>
                </w:p>
              </w:tc>
              <w:tc>
                <w:tcPr>
                  <w:tcW w:w="660" w:type="dxa"/>
                  <w:tcBorders>
                    <w:left w:val="single" w:sz="2" w:space="0" w:color="808080" w:themeColor="background1" w:themeShade="80"/>
                    <w:right w:val="single" w:sz="4" w:space="0" w:color="auto"/>
                  </w:tcBorders>
                  <w:vAlign w:val="center"/>
                </w:tcPr>
                <w:p w14:paraId="7ACB23CB" w14:textId="77777777" w:rsidR="005E7831" w:rsidRDefault="005E7831" w:rsidP="005E783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90</w:t>
                  </w:r>
                </w:p>
              </w:tc>
            </w:tr>
            <w:tr w:rsidR="008526BD" w:rsidRPr="00B0041B" w14:paraId="4AEB7BF0" w14:textId="77777777" w:rsidTr="004577F9">
              <w:trPr>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677FC071" w14:textId="77777777" w:rsidR="005E7831" w:rsidRPr="0055171B" w:rsidRDefault="005E7831" w:rsidP="005E7831">
                  <w:pPr>
                    <w:jc w:val="center"/>
                    <w:rPr>
                      <w:sz w:val="18"/>
                      <w:szCs w:val="20"/>
                      <w:lang w:val="en-US"/>
                    </w:rPr>
                  </w:pPr>
                  <w:r w:rsidRPr="0055171B">
                    <w:rPr>
                      <w:sz w:val="18"/>
                      <w:szCs w:val="20"/>
                      <w:lang w:val="en-US"/>
                    </w:rPr>
                    <w:t>3</w:t>
                  </w:r>
                </w:p>
              </w:tc>
              <w:tc>
                <w:tcPr>
                  <w:tcW w:w="647" w:type="dxa"/>
                  <w:vAlign w:val="center"/>
                </w:tcPr>
                <w:p w14:paraId="2B069867" w14:textId="77777777" w:rsidR="00B74007" w:rsidRDefault="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371169BB"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3211FB42"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002</w:t>
                  </w:r>
                </w:p>
              </w:tc>
              <w:tc>
                <w:tcPr>
                  <w:tcW w:w="575" w:type="dxa"/>
                  <w:tcBorders>
                    <w:right w:val="single" w:sz="4" w:space="0" w:color="auto"/>
                  </w:tcBorders>
                  <w:vAlign w:val="center"/>
                </w:tcPr>
                <w:p w14:paraId="76E0E206"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1x</w:t>
                  </w:r>
                  <w:r>
                    <w:rPr>
                      <w:rFonts w:asciiTheme="majorHAnsi" w:eastAsiaTheme="majorEastAsia" w:hAnsiTheme="majorHAnsi" w:cstheme="majorBidi"/>
                      <w:sz w:val="16"/>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51,6</w:t>
                  </w:r>
                </w:p>
              </w:tc>
              <w:tc>
                <w:tcPr>
                  <w:tcW w:w="800" w:type="dxa"/>
                  <w:tcBorders>
                    <w:left w:val="single" w:sz="4" w:space="0" w:color="auto"/>
                    <w:right w:val="dotted" w:sz="4" w:space="0" w:color="auto"/>
                  </w:tcBorders>
                  <w:vAlign w:val="center"/>
                </w:tcPr>
                <w:p w14:paraId="2C4BF239"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5</w:t>
                  </w:r>
                </w:p>
              </w:tc>
              <w:tc>
                <w:tcPr>
                  <w:tcW w:w="1199" w:type="dxa"/>
                  <w:tcBorders>
                    <w:left w:val="dotted" w:sz="4" w:space="0" w:color="auto"/>
                    <w:right w:val="single" w:sz="2" w:space="0" w:color="808080" w:themeColor="background1" w:themeShade="80"/>
                  </w:tcBorders>
                </w:tcPr>
                <w:p w14:paraId="789839DD" w14:textId="77777777" w:rsidR="005E7831" w:rsidRPr="00E2202D"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E2202D">
                    <w:rPr>
                      <w:rFonts w:asciiTheme="majorHAnsi" w:eastAsiaTheme="majorEastAsia" w:hAnsiTheme="majorHAnsi" w:cstheme="majorBidi"/>
                      <w:sz w:val="16"/>
                      <w:szCs w:val="20"/>
                      <w:lang w:val="en-US"/>
                    </w:rPr>
                    <w:t>4</w:t>
                  </w:r>
                  <w:r w:rsidR="004577F9">
                    <w:rPr>
                      <w:rFonts w:asciiTheme="majorHAnsi" w:eastAsiaTheme="majorEastAsia" w:hAnsiTheme="majorHAnsi" w:cstheme="majorBidi"/>
                      <w:sz w:val="16"/>
                      <w:szCs w:val="20"/>
                      <w:lang w:val="en-US"/>
                    </w:rPr>
                    <w:t>.</w:t>
                  </w:r>
                  <w:r w:rsidRPr="00E2202D">
                    <w:rPr>
                      <w:rFonts w:asciiTheme="majorHAnsi" w:eastAsiaTheme="majorEastAsia" w:hAnsiTheme="majorHAnsi" w:cstheme="majorBidi"/>
                      <w:sz w:val="16"/>
                      <w:szCs w:val="20"/>
                      <w:lang w:val="en-US"/>
                    </w:rPr>
                    <w:t>0</w:t>
                  </w:r>
                </w:p>
              </w:tc>
              <w:tc>
                <w:tcPr>
                  <w:tcW w:w="1198" w:type="dxa"/>
                  <w:tcBorders>
                    <w:left w:val="single" w:sz="2" w:space="0" w:color="808080" w:themeColor="background1" w:themeShade="80"/>
                  </w:tcBorders>
                  <w:vAlign w:val="center"/>
                </w:tcPr>
                <w:p w14:paraId="02F0C63B" w14:textId="77777777" w:rsidR="005E7831" w:rsidRPr="005517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0</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51</w:t>
                  </w:r>
                </w:p>
              </w:tc>
              <w:tc>
                <w:tcPr>
                  <w:tcW w:w="634" w:type="dxa"/>
                  <w:tcBorders>
                    <w:right w:val="single" w:sz="2" w:space="0" w:color="808080" w:themeColor="background1" w:themeShade="80"/>
                  </w:tcBorders>
                  <w:vAlign w:val="center"/>
                </w:tcPr>
                <w:p w14:paraId="69F16B1F"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10</w:t>
                  </w:r>
                </w:p>
              </w:tc>
              <w:tc>
                <w:tcPr>
                  <w:tcW w:w="660" w:type="dxa"/>
                  <w:tcBorders>
                    <w:left w:val="single" w:sz="2" w:space="0" w:color="808080" w:themeColor="background1" w:themeShade="80"/>
                    <w:right w:val="single" w:sz="4" w:space="0" w:color="auto"/>
                  </w:tcBorders>
                  <w:vAlign w:val="center"/>
                </w:tcPr>
                <w:p w14:paraId="6DA76C1D" w14:textId="77777777" w:rsidR="005E7831" w:rsidRDefault="005E7831" w:rsidP="005E783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120</w:t>
                  </w:r>
                </w:p>
              </w:tc>
            </w:tr>
            <w:tr w:rsidR="008526BD" w:rsidRPr="00B0041B" w14:paraId="3D34A5A7" w14:textId="77777777" w:rsidTr="004577F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46FE7324" w14:textId="77777777" w:rsidR="005E7831" w:rsidRPr="0055171B" w:rsidRDefault="005E7831" w:rsidP="005E7831">
                  <w:pPr>
                    <w:jc w:val="center"/>
                    <w:rPr>
                      <w:sz w:val="18"/>
                      <w:szCs w:val="20"/>
                      <w:lang w:val="en-US"/>
                    </w:rPr>
                  </w:pPr>
                  <w:r w:rsidRPr="0055171B">
                    <w:rPr>
                      <w:sz w:val="18"/>
                      <w:szCs w:val="20"/>
                      <w:lang w:val="en-US"/>
                    </w:rPr>
                    <w:t>4</w:t>
                  </w:r>
                </w:p>
              </w:tc>
              <w:tc>
                <w:tcPr>
                  <w:tcW w:w="647" w:type="dxa"/>
                  <w:vAlign w:val="center"/>
                </w:tcPr>
                <w:p w14:paraId="2A93F476"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0916182E"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2FAA50D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002</w:t>
                  </w:r>
                </w:p>
              </w:tc>
              <w:tc>
                <w:tcPr>
                  <w:tcW w:w="575" w:type="dxa"/>
                  <w:tcBorders>
                    <w:right w:val="single" w:sz="4" w:space="0" w:color="auto"/>
                  </w:tcBorders>
                  <w:vAlign w:val="center"/>
                </w:tcPr>
                <w:p w14:paraId="33ECF1F2"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1x</w:t>
                  </w:r>
                  <w:r>
                    <w:rPr>
                      <w:rFonts w:asciiTheme="majorHAnsi" w:eastAsiaTheme="majorEastAsia" w:hAnsiTheme="majorHAnsi" w:cstheme="majorBidi"/>
                      <w:sz w:val="16"/>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51,6</w:t>
                  </w:r>
                </w:p>
              </w:tc>
              <w:tc>
                <w:tcPr>
                  <w:tcW w:w="800" w:type="dxa"/>
                  <w:tcBorders>
                    <w:left w:val="single" w:sz="4" w:space="0" w:color="auto"/>
                    <w:right w:val="dotted" w:sz="4" w:space="0" w:color="auto"/>
                  </w:tcBorders>
                  <w:vAlign w:val="center"/>
                </w:tcPr>
                <w:p w14:paraId="240AAB94"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9</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05</w:t>
                  </w:r>
                </w:p>
              </w:tc>
              <w:tc>
                <w:tcPr>
                  <w:tcW w:w="1199" w:type="dxa"/>
                  <w:tcBorders>
                    <w:left w:val="dotted" w:sz="4" w:space="0" w:color="auto"/>
                    <w:right w:val="single" w:sz="2" w:space="0" w:color="808080" w:themeColor="background1" w:themeShade="80"/>
                  </w:tcBorders>
                </w:tcPr>
                <w:p w14:paraId="48651E5D" w14:textId="77777777" w:rsidR="005E7831" w:rsidRPr="00E2202D"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10</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4</w:t>
                  </w:r>
                </w:p>
              </w:tc>
              <w:tc>
                <w:tcPr>
                  <w:tcW w:w="1198" w:type="dxa"/>
                  <w:tcBorders>
                    <w:left w:val="single" w:sz="2" w:space="0" w:color="808080" w:themeColor="background1" w:themeShade="80"/>
                  </w:tcBorders>
                  <w:vAlign w:val="center"/>
                </w:tcPr>
                <w:p w14:paraId="6A4AA834" w14:textId="77777777" w:rsidR="005E7831" w:rsidRPr="005517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2</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86</w:t>
                  </w:r>
                </w:p>
              </w:tc>
              <w:tc>
                <w:tcPr>
                  <w:tcW w:w="634" w:type="dxa"/>
                  <w:tcBorders>
                    <w:right w:val="single" w:sz="2" w:space="0" w:color="808080" w:themeColor="background1" w:themeShade="80"/>
                  </w:tcBorders>
                  <w:vAlign w:val="center"/>
                </w:tcPr>
                <w:p w14:paraId="4D23CB9A"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17</w:t>
                  </w:r>
                </w:p>
              </w:tc>
              <w:tc>
                <w:tcPr>
                  <w:tcW w:w="660" w:type="dxa"/>
                  <w:tcBorders>
                    <w:left w:val="single" w:sz="2" w:space="0" w:color="808080" w:themeColor="background1" w:themeShade="80"/>
                    <w:right w:val="single" w:sz="4" w:space="0" w:color="auto"/>
                  </w:tcBorders>
                  <w:vAlign w:val="center"/>
                </w:tcPr>
                <w:p w14:paraId="71469E52" w14:textId="77777777" w:rsidR="005E7831" w:rsidRDefault="005E7831" w:rsidP="005E783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120</w:t>
                  </w:r>
                </w:p>
              </w:tc>
            </w:tr>
            <w:tr w:rsidR="008526BD" w:rsidRPr="00B0041B" w14:paraId="208A2028" w14:textId="77777777" w:rsidTr="004577F9">
              <w:trPr>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27C3C6DE" w14:textId="77777777" w:rsidR="005E7831" w:rsidRPr="0055171B" w:rsidRDefault="005E7831" w:rsidP="005E7831">
                  <w:pPr>
                    <w:jc w:val="center"/>
                    <w:rPr>
                      <w:sz w:val="18"/>
                      <w:szCs w:val="20"/>
                      <w:lang w:val="en-US"/>
                    </w:rPr>
                  </w:pPr>
                  <w:r w:rsidRPr="0055171B">
                    <w:rPr>
                      <w:sz w:val="18"/>
                      <w:szCs w:val="20"/>
                      <w:lang w:val="en-US"/>
                    </w:rPr>
                    <w:t>5</w:t>
                  </w:r>
                </w:p>
              </w:tc>
              <w:tc>
                <w:tcPr>
                  <w:tcW w:w="647" w:type="dxa"/>
                  <w:vAlign w:val="center"/>
                </w:tcPr>
                <w:p w14:paraId="1CB10C44" w14:textId="77777777" w:rsidR="00B74007" w:rsidRDefault="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4F304978"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0A7F665A"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0014</w:t>
                  </w:r>
                </w:p>
              </w:tc>
              <w:tc>
                <w:tcPr>
                  <w:tcW w:w="575" w:type="dxa"/>
                  <w:tcBorders>
                    <w:right w:val="single" w:sz="4" w:space="0" w:color="auto"/>
                  </w:tcBorders>
                  <w:vAlign w:val="center"/>
                </w:tcPr>
                <w:p w14:paraId="5486316F"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1x</w:t>
                  </w:r>
                  <w:r>
                    <w:rPr>
                      <w:rFonts w:asciiTheme="majorHAnsi" w:eastAsiaTheme="majorEastAsia" w:hAnsiTheme="majorHAnsi" w:cstheme="majorBidi"/>
                      <w:sz w:val="16"/>
                      <w:szCs w:val="20"/>
                      <w:lang w:val="en-US"/>
                    </w:rPr>
                    <w:t xml:space="preserve"> </w:t>
                  </w:r>
                  <w:r w:rsidRPr="00B0041B">
                    <w:rPr>
                      <w:rFonts w:asciiTheme="majorHAnsi" w:eastAsiaTheme="majorEastAsia" w:hAnsiTheme="majorHAnsi" w:cstheme="majorBidi"/>
                      <w:sz w:val="16"/>
                      <w:szCs w:val="20"/>
                      <w:lang w:val="en-US"/>
                    </w:rPr>
                    <w:sym w:font="Symbol" w:char="F0C6"/>
                  </w:r>
                  <w:r w:rsidRPr="00B0041B">
                    <w:rPr>
                      <w:rFonts w:asciiTheme="majorHAnsi" w:eastAsiaTheme="majorEastAsia" w:hAnsiTheme="majorHAnsi" w:cstheme="majorBidi"/>
                      <w:sz w:val="16"/>
                      <w:szCs w:val="20"/>
                      <w:lang w:val="en-US"/>
                    </w:rPr>
                    <w:t>42</w:t>
                  </w:r>
                </w:p>
              </w:tc>
              <w:tc>
                <w:tcPr>
                  <w:tcW w:w="800" w:type="dxa"/>
                  <w:tcBorders>
                    <w:left w:val="single" w:sz="4" w:space="0" w:color="auto"/>
                    <w:right w:val="dotted" w:sz="4" w:space="0" w:color="auto"/>
                  </w:tcBorders>
                  <w:vAlign w:val="center"/>
                </w:tcPr>
                <w:p w14:paraId="3B2345A4"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9</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9</w:t>
                  </w:r>
                </w:p>
              </w:tc>
              <w:tc>
                <w:tcPr>
                  <w:tcW w:w="1199" w:type="dxa"/>
                  <w:tcBorders>
                    <w:left w:val="dotted" w:sz="4" w:space="0" w:color="auto"/>
                    <w:right w:val="single" w:sz="2" w:space="0" w:color="808080" w:themeColor="background1" w:themeShade="80"/>
                  </w:tcBorders>
                </w:tcPr>
                <w:p w14:paraId="53338802" w14:textId="77777777" w:rsidR="005E7831" w:rsidRPr="00E2202D"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11</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w:t>
                  </w:r>
                </w:p>
              </w:tc>
              <w:tc>
                <w:tcPr>
                  <w:tcW w:w="1198" w:type="dxa"/>
                  <w:tcBorders>
                    <w:left w:val="single" w:sz="2" w:space="0" w:color="808080" w:themeColor="background1" w:themeShade="80"/>
                  </w:tcBorders>
                  <w:vAlign w:val="center"/>
                </w:tcPr>
                <w:p w14:paraId="7AF58FFC" w14:textId="77777777" w:rsidR="005E7831" w:rsidRPr="005517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sz w:val="16"/>
                      <w:szCs w:val="20"/>
                      <w:lang w:val="en-US"/>
                    </w:rPr>
                  </w:pPr>
                  <w:r w:rsidRPr="0055171B">
                    <w:rPr>
                      <w:rFonts w:asciiTheme="majorHAnsi" w:eastAsiaTheme="majorEastAsia" w:hAnsiTheme="majorHAnsi" w:cstheme="majorBidi"/>
                      <w:b/>
                      <w:sz w:val="16"/>
                      <w:szCs w:val="20"/>
                      <w:lang w:val="en-US"/>
                    </w:rPr>
                    <w:t>6</w:t>
                  </w:r>
                  <w:r w:rsidR="004577F9">
                    <w:rPr>
                      <w:rFonts w:asciiTheme="majorHAnsi" w:eastAsiaTheme="majorEastAsia" w:hAnsiTheme="majorHAnsi" w:cstheme="majorBidi"/>
                      <w:b/>
                      <w:sz w:val="16"/>
                      <w:szCs w:val="20"/>
                      <w:lang w:val="en-US"/>
                    </w:rPr>
                    <w:t>.</w:t>
                  </w:r>
                  <w:r w:rsidRPr="0055171B">
                    <w:rPr>
                      <w:rFonts w:asciiTheme="majorHAnsi" w:eastAsiaTheme="majorEastAsia" w:hAnsiTheme="majorHAnsi" w:cstheme="majorBidi"/>
                      <w:b/>
                      <w:sz w:val="16"/>
                      <w:szCs w:val="20"/>
                      <w:lang w:val="en-US"/>
                    </w:rPr>
                    <w:t>45</w:t>
                  </w:r>
                </w:p>
              </w:tc>
              <w:tc>
                <w:tcPr>
                  <w:tcW w:w="634" w:type="dxa"/>
                  <w:tcBorders>
                    <w:right w:val="single" w:sz="2" w:space="0" w:color="808080" w:themeColor="background1" w:themeShade="80"/>
                  </w:tcBorders>
                  <w:vAlign w:val="center"/>
                </w:tcPr>
                <w:p w14:paraId="39A1BFE4"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37</w:t>
                  </w:r>
                </w:p>
              </w:tc>
              <w:tc>
                <w:tcPr>
                  <w:tcW w:w="660" w:type="dxa"/>
                  <w:tcBorders>
                    <w:left w:val="single" w:sz="2" w:space="0" w:color="808080" w:themeColor="background1" w:themeShade="80"/>
                    <w:right w:val="single" w:sz="4" w:space="0" w:color="auto"/>
                  </w:tcBorders>
                  <w:vAlign w:val="center"/>
                </w:tcPr>
                <w:p w14:paraId="0D4B65B9" w14:textId="77777777" w:rsidR="005E7831" w:rsidRDefault="005E7831" w:rsidP="005E783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120</w:t>
                  </w:r>
                </w:p>
              </w:tc>
            </w:tr>
            <w:tr w:rsidR="008526BD" w:rsidRPr="00B0041B" w14:paraId="4EEB3204" w14:textId="77777777" w:rsidTr="004577F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6E006FFA" w14:textId="77777777" w:rsidR="005E7831" w:rsidRPr="0055171B" w:rsidRDefault="005E7831" w:rsidP="005E7831">
                  <w:pPr>
                    <w:jc w:val="center"/>
                    <w:rPr>
                      <w:sz w:val="18"/>
                      <w:szCs w:val="20"/>
                      <w:lang w:val="en-US"/>
                    </w:rPr>
                  </w:pPr>
                  <w:r w:rsidRPr="0055171B">
                    <w:rPr>
                      <w:sz w:val="18"/>
                      <w:szCs w:val="20"/>
                      <w:lang w:val="en-US"/>
                    </w:rPr>
                    <w:lastRenderedPageBreak/>
                    <w:t>6</w:t>
                  </w:r>
                </w:p>
              </w:tc>
              <w:tc>
                <w:tcPr>
                  <w:tcW w:w="647" w:type="dxa"/>
                  <w:vAlign w:val="center"/>
                </w:tcPr>
                <w:p w14:paraId="21D4B4AC"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7823DEDB"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1329767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0014</w:t>
                  </w:r>
                </w:p>
              </w:tc>
              <w:tc>
                <w:tcPr>
                  <w:tcW w:w="575" w:type="dxa"/>
                  <w:tcBorders>
                    <w:right w:val="single" w:sz="4" w:space="0" w:color="auto"/>
                  </w:tcBorders>
                  <w:vAlign w:val="center"/>
                </w:tcPr>
                <w:p w14:paraId="38B367DC"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1x</w:t>
                  </w:r>
                  <w:r>
                    <w:rPr>
                      <w:rFonts w:asciiTheme="majorHAnsi" w:eastAsiaTheme="majorEastAsia" w:hAnsiTheme="majorHAnsi" w:cstheme="majorBidi"/>
                      <w:sz w:val="16"/>
                      <w:szCs w:val="20"/>
                      <w:lang w:val="en-US"/>
                    </w:rPr>
                    <w:t xml:space="preserve"> </w:t>
                  </w:r>
                  <w:r w:rsidRPr="00B0041B">
                    <w:rPr>
                      <w:rFonts w:asciiTheme="majorHAnsi" w:eastAsiaTheme="majorEastAsia" w:hAnsiTheme="majorHAnsi" w:cstheme="majorBidi"/>
                      <w:sz w:val="16"/>
                      <w:szCs w:val="20"/>
                      <w:lang w:val="en-US"/>
                    </w:rPr>
                    <w:sym w:font="Symbol" w:char="F0C6"/>
                  </w:r>
                  <w:r w:rsidRPr="00B0041B">
                    <w:rPr>
                      <w:rFonts w:asciiTheme="majorHAnsi" w:eastAsiaTheme="majorEastAsia" w:hAnsiTheme="majorHAnsi" w:cstheme="majorBidi"/>
                      <w:sz w:val="16"/>
                      <w:szCs w:val="20"/>
                      <w:lang w:val="en-US"/>
                    </w:rPr>
                    <w:t>42</w:t>
                  </w:r>
                </w:p>
              </w:tc>
              <w:tc>
                <w:tcPr>
                  <w:tcW w:w="800" w:type="dxa"/>
                  <w:tcBorders>
                    <w:left w:val="single" w:sz="4" w:space="0" w:color="auto"/>
                    <w:right w:val="dotted" w:sz="4" w:space="0" w:color="auto"/>
                  </w:tcBorders>
                  <w:vAlign w:val="center"/>
                </w:tcPr>
                <w:p w14:paraId="55A44394"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10</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1</w:t>
                  </w:r>
                </w:p>
              </w:tc>
              <w:tc>
                <w:tcPr>
                  <w:tcW w:w="1199" w:type="dxa"/>
                  <w:tcBorders>
                    <w:left w:val="dotted" w:sz="4" w:space="0" w:color="auto"/>
                    <w:right w:val="single" w:sz="2" w:space="0" w:color="808080" w:themeColor="background1" w:themeShade="80"/>
                  </w:tcBorders>
                </w:tcPr>
                <w:p w14:paraId="19C16ABF"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11</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75</w:t>
                  </w:r>
                </w:p>
              </w:tc>
              <w:tc>
                <w:tcPr>
                  <w:tcW w:w="1198" w:type="dxa"/>
                  <w:tcBorders>
                    <w:left w:val="single" w:sz="2" w:space="0" w:color="808080" w:themeColor="background1" w:themeShade="80"/>
                  </w:tcBorders>
                  <w:vAlign w:val="center"/>
                </w:tcPr>
                <w:p w14:paraId="2C28DD08" w14:textId="77777777" w:rsidR="005E7831" w:rsidRPr="005517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6</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74</w:t>
                  </w:r>
                </w:p>
              </w:tc>
              <w:tc>
                <w:tcPr>
                  <w:tcW w:w="634" w:type="dxa"/>
                  <w:tcBorders>
                    <w:right w:val="single" w:sz="2" w:space="0" w:color="808080" w:themeColor="background1" w:themeShade="80"/>
                  </w:tcBorders>
                  <w:vAlign w:val="center"/>
                </w:tcPr>
                <w:p w14:paraId="36B445D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37</w:t>
                  </w:r>
                </w:p>
              </w:tc>
              <w:tc>
                <w:tcPr>
                  <w:tcW w:w="660" w:type="dxa"/>
                  <w:tcBorders>
                    <w:left w:val="single" w:sz="2" w:space="0" w:color="808080" w:themeColor="background1" w:themeShade="80"/>
                    <w:right w:val="single" w:sz="4" w:space="0" w:color="auto"/>
                  </w:tcBorders>
                  <w:vAlign w:val="center"/>
                </w:tcPr>
                <w:p w14:paraId="3CE8ED7A" w14:textId="77777777" w:rsidR="005E7831" w:rsidRDefault="005E7831" w:rsidP="005E783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120</w:t>
                  </w:r>
                </w:p>
              </w:tc>
            </w:tr>
            <w:tr w:rsidR="008526BD" w:rsidRPr="00B0041B" w14:paraId="60169A91" w14:textId="77777777" w:rsidTr="004577F9">
              <w:trPr>
                <w:trHeight w:val="27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2FEAB558" w14:textId="77777777" w:rsidR="005E7831" w:rsidRPr="0055171B" w:rsidRDefault="005E7831" w:rsidP="005E7831">
                  <w:pPr>
                    <w:jc w:val="center"/>
                    <w:rPr>
                      <w:sz w:val="18"/>
                      <w:szCs w:val="20"/>
                      <w:lang w:val="en-US"/>
                    </w:rPr>
                  </w:pPr>
                  <w:r w:rsidRPr="0055171B">
                    <w:rPr>
                      <w:sz w:val="18"/>
                      <w:szCs w:val="20"/>
                      <w:lang w:val="en-US"/>
                    </w:rPr>
                    <w:t>7</w:t>
                  </w:r>
                </w:p>
              </w:tc>
              <w:tc>
                <w:tcPr>
                  <w:tcW w:w="647" w:type="dxa"/>
                  <w:vAlign w:val="center"/>
                </w:tcPr>
                <w:p w14:paraId="5A3BCE67"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436A32AA"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5C267727"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0006</w:t>
                  </w:r>
                  <w:r w:rsidR="004577F9" w:rsidRPr="009F1A98">
                    <w:rPr>
                      <w:rFonts w:asciiTheme="majorHAnsi" w:eastAsiaTheme="majorEastAsia" w:hAnsiTheme="majorHAnsi" w:cstheme="majorBidi"/>
                      <w:sz w:val="12"/>
                      <w:szCs w:val="20"/>
                      <w:vertAlign w:val="superscript"/>
                      <w:lang w:val="en-US"/>
                    </w:rPr>
                    <w:t xml:space="preserve"> *</w:t>
                  </w:r>
                </w:p>
              </w:tc>
              <w:tc>
                <w:tcPr>
                  <w:tcW w:w="575" w:type="dxa"/>
                  <w:tcBorders>
                    <w:right w:val="single" w:sz="4" w:space="0" w:color="auto"/>
                  </w:tcBorders>
                  <w:vAlign w:val="center"/>
                </w:tcPr>
                <w:p w14:paraId="4AB5F360"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4x</w:t>
                  </w:r>
                  <w:r>
                    <w:rPr>
                      <w:rFonts w:asciiTheme="majorHAnsi" w:eastAsiaTheme="majorEastAsia" w:hAnsiTheme="majorHAnsi" w:cstheme="majorBidi"/>
                      <w:sz w:val="20"/>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13</w:t>
                  </w:r>
                </w:p>
              </w:tc>
              <w:tc>
                <w:tcPr>
                  <w:tcW w:w="800" w:type="dxa"/>
                  <w:tcBorders>
                    <w:left w:val="single" w:sz="4" w:space="0" w:color="auto"/>
                    <w:right w:val="dotted" w:sz="4" w:space="0" w:color="auto"/>
                  </w:tcBorders>
                  <w:vAlign w:val="center"/>
                </w:tcPr>
                <w:p w14:paraId="41468C68"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05</w:t>
                  </w:r>
                </w:p>
              </w:tc>
              <w:tc>
                <w:tcPr>
                  <w:tcW w:w="1199" w:type="dxa"/>
                  <w:tcBorders>
                    <w:left w:val="dotted" w:sz="4" w:space="0" w:color="auto"/>
                    <w:right w:val="single" w:sz="2" w:space="0" w:color="808080" w:themeColor="background1" w:themeShade="80"/>
                  </w:tcBorders>
                </w:tcPr>
                <w:p w14:paraId="4A854626" w14:textId="77777777" w:rsidR="005E7831" w:rsidRPr="00E2202D"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6</w:t>
                  </w:r>
                </w:p>
              </w:tc>
              <w:tc>
                <w:tcPr>
                  <w:tcW w:w="1198" w:type="dxa"/>
                  <w:tcBorders>
                    <w:left w:val="single" w:sz="2" w:space="0" w:color="808080" w:themeColor="background1" w:themeShade="80"/>
                  </w:tcBorders>
                  <w:vAlign w:val="center"/>
                </w:tcPr>
                <w:p w14:paraId="75E10DDF" w14:textId="77777777" w:rsidR="005E7831" w:rsidRPr="005517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4</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07</w:t>
                  </w:r>
                </w:p>
              </w:tc>
              <w:tc>
                <w:tcPr>
                  <w:tcW w:w="634" w:type="dxa"/>
                  <w:tcBorders>
                    <w:right w:val="single" w:sz="2" w:space="0" w:color="808080" w:themeColor="background1" w:themeShade="80"/>
                  </w:tcBorders>
                  <w:vAlign w:val="center"/>
                </w:tcPr>
                <w:p w14:paraId="55DE1DB2"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80</w:t>
                  </w:r>
                </w:p>
              </w:tc>
              <w:tc>
                <w:tcPr>
                  <w:tcW w:w="660" w:type="dxa"/>
                  <w:tcBorders>
                    <w:left w:val="single" w:sz="2" w:space="0" w:color="808080" w:themeColor="background1" w:themeShade="80"/>
                    <w:right w:val="single" w:sz="4" w:space="0" w:color="auto"/>
                  </w:tcBorders>
                  <w:vAlign w:val="center"/>
                </w:tcPr>
                <w:p w14:paraId="45260EE7" w14:textId="77777777" w:rsidR="005E7831" w:rsidRDefault="005E7831" w:rsidP="005E783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180</w:t>
                  </w:r>
                </w:p>
              </w:tc>
            </w:tr>
            <w:tr w:rsidR="008526BD" w:rsidRPr="00B0041B" w14:paraId="017707D4" w14:textId="77777777" w:rsidTr="004577F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5E34A708" w14:textId="77777777" w:rsidR="005E7831" w:rsidRPr="0055171B" w:rsidRDefault="005E7831" w:rsidP="005E7831">
                  <w:pPr>
                    <w:jc w:val="center"/>
                    <w:rPr>
                      <w:sz w:val="18"/>
                      <w:szCs w:val="20"/>
                      <w:lang w:val="en-US"/>
                    </w:rPr>
                  </w:pPr>
                  <w:r w:rsidRPr="0055171B">
                    <w:rPr>
                      <w:sz w:val="18"/>
                      <w:szCs w:val="20"/>
                      <w:lang w:val="en-US"/>
                    </w:rPr>
                    <w:t>8</w:t>
                  </w:r>
                </w:p>
              </w:tc>
              <w:tc>
                <w:tcPr>
                  <w:tcW w:w="647" w:type="dxa"/>
                  <w:vAlign w:val="center"/>
                </w:tcPr>
                <w:p w14:paraId="24F8CF80"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783D230F"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5C76F42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0006</w:t>
                  </w:r>
                  <w:r w:rsidRPr="009F1A98">
                    <w:rPr>
                      <w:rFonts w:asciiTheme="majorHAnsi" w:eastAsiaTheme="majorEastAsia" w:hAnsiTheme="majorHAnsi" w:cstheme="majorBidi"/>
                      <w:sz w:val="12"/>
                      <w:szCs w:val="20"/>
                      <w:vertAlign w:val="superscript"/>
                      <w:lang w:val="en-US"/>
                    </w:rPr>
                    <w:t>*</w:t>
                  </w:r>
                </w:p>
              </w:tc>
              <w:tc>
                <w:tcPr>
                  <w:tcW w:w="575" w:type="dxa"/>
                  <w:tcBorders>
                    <w:right w:val="single" w:sz="4" w:space="0" w:color="auto"/>
                  </w:tcBorders>
                  <w:vAlign w:val="center"/>
                </w:tcPr>
                <w:p w14:paraId="5A825AC2"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4x</w:t>
                  </w:r>
                  <w:r>
                    <w:rPr>
                      <w:rFonts w:asciiTheme="majorHAnsi" w:eastAsiaTheme="majorEastAsia" w:hAnsiTheme="majorHAnsi" w:cstheme="majorBidi"/>
                      <w:sz w:val="20"/>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13</w:t>
                  </w:r>
                </w:p>
              </w:tc>
              <w:tc>
                <w:tcPr>
                  <w:tcW w:w="800" w:type="dxa"/>
                  <w:tcBorders>
                    <w:left w:val="single" w:sz="4" w:space="0" w:color="auto"/>
                    <w:right w:val="dotted" w:sz="4" w:space="0" w:color="auto"/>
                  </w:tcBorders>
                  <w:vAlign w:val="center"/>
                </w:tcPr>
                <w:p w14:paraId="55E09A58"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05</w:t>
                  </w:r>
                </w:p>
              </w:tc>
              <w:tc>
                <w:tcPr>
                  <w:tcW w:w="1199" w:type="dxa"/>
                  <w:tcBorders>
                    <w:left w:val="dotted" w:sz="4" w:space="0" w:color="auto"/>
                    <w:right w:val="single" w:sz="2" w:space="0" w:color="808080" w:themeColor="background1" w:themeShade="80"/>
                  </w:tcBorders>
                </w:tcPr>
                <w:p w14:paraId="248E01F4" w14:textId="77777777" w:rsidR="00B74007" w:rsidRDefault="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3</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97</w:t>
                  </w:r>
                </w:p>
              </w:tc>
              <w:tc>
                <w:tcPr>
                  <w:tcW w:w="1198" w:type="dxa"/>
                  <w:tcBorders>
                    <w:left w:val="single" w:sz="2" w:space="0" w:color="808080" w:themeColor="background1" w:themeShade="80"/>
                  </w:tcBorders>
                  <w:vAlign w:val="center"/>
                </w:tcPr>
                <w:p w14:paraId="76EDBB43" w14:textId="77777777" w:rsidR="005E7831" w:rsidRPr="005517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sz w:val="16"/>
                      <w:szCs w:val="20"/>
                      <w:lang w:val="en-US"/>
                    </w:rPr>
                  </w:pPr>
                  <w:r w:rsidRPr="0055171B">
                    <w:rPr>
                      <w:rFonts w:asciiTheme="majorHAnsi" w:eastAsiaTheme="majorEastAsia" w:hAnsiTheme="majorHAnsi" w:cstheme="majorBidi"/>
                      <w:b/>
                      <w:sz w:val="16"/>
                      <w:szCs w:val="20"/>
                      <w:lang w:val="en-US"/>
                    </w:rPr>
                    <w:t>3</w:t>
                  </w:r>
                  <w:r w:rsidR="004577F9">
                    <w:rPr>
                      <w:rFonts w:asciiTheme="majorHAnsi" w:eastAsiaTheme="majorEastAsia" w:hAnsiTheme="majorHAnsi" w:cstheme="majorBidi"/>
                      <w:b/>
                      <w:sz w:val="16"/>
                      <w:szCs w:val="20"/>
                      <w:lang w:val="en-US"/>
                    </w:rPr>
                    <w:t>.</w:t>
                  </w:r>
                  <w:r w:rsidRPr="0055171B">
                    <w:rPr>
                      <w:rFonts w:asciiTheme="majorHAnsi" w:eastAsiaTheme="majorEastAsia" w:hAnsiTheme="majorHAnsi" w:cstheme="majorBidi"/>
                      <w:b/>
                      <w:sz w:val="16"/>
                      <w:szCs w:val="20"/>
                      <w:lang w:val="en-US"/>
                    </w:rPr>
                    <w:t>96</w:t>
                  </w:r>
                </w:p>
              </w:tc>
              <w:tc>
                <w:tcPr>
                  <w:tcW w:w="634" w:type="dxa"/>
                  <w:tcBorders>
                    <w:right w:val="single" w:sz="2" w:space="0" w:color="808080" w:themeColor="background1" w:themeShade="80"/>
                  </w:tcBorders>
                  <w:vAlign w:val="center"/>
                </w:tcPr>
                <w:p w14:paraId="19360070"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77</w:t>
                  </w:r>
                </w:p>
              </w:tc>
              <w:tc>
                <w:tcPr>
                  <w:tcW w:w="660" w:type="dxa"/>
                  <w:tcBorders>
                    <w:left w:val="single" w:sz="2" w:space="0" w:color="808080" w:themeColor="background1" w:themeShade="80"/>
                    <w:right w:val="single" w:sz="4" w:space="0" w:color="auto"/>
                  </w:tcBorders>
                  <w:vAlign w:val="center"/>
                </w:tcPr>
                <w:p w14:paraId="47BB8F58" w14:textId="77777777" w:rsidR="005E7831" w:rsidRDefault="005E7831" w:rsidP="005E783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180</w:t>
                  </w:r>
                </w:p>
              </w:tc>
            </w:tr>
            <w:tr w:rsidR="008526BD" w:rsidRPr="00B0041B" w14:paraId="5A0B405C" w14:textId="77777777" w:rsidTr="004577F9">
              <w:trPr>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4E73EFDC" w14:textId="77777777" w:rsidR="005E7831" w:rsidRPr="0055171B" w:rsidRDefault="005E7831" w:rsidP="005E7831">
                  <w:pPr>
                    <w:jc w:val="center"/>
                    <w:rPr>
                      <w:sz w:val="18"/>
                      <w:szCs w:val="20"/>
                      <w:lang w:val="en-US"/>
                    </w:rPr>
                  </w:pPr>
                  <w:r w:rsidRPr="0055171B">
                    <w:rPr>
                      <w:sz w:val="18"/>
                      <w:szCs w:val="20"/>
                      <w:lang w:val="en-US"/>
                    </w:rPr>
                    <w:t>9</w:t>
                  </w:r>
                </w:p>
              </w:tc>
              <w:tc>
                <w:tcPr>
                  <w:tcW w:w="647" w:type="dxa"/>
                  <w:vAlign w:val="center"/>
                </w:tcPr>
                <w:p w14:paraId="50C5AC54"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4A70FCEA"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6BA37426"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0006</w:t>
                  </w:r>
                  <w:r w:rsidRPr="009F1A98">
                    <w:rPr>
                      <w:rFonts w:asciiTheme="majorHAnsi" w:eastAsiaTheme="majorEastAsia" w:hAnsiTheme="majorHAnsi" w:cstheme="majorBidi"/>
                      <w:sz w:val="12"/>
                      <w:szCs w:val="20"/>
                      <w:vertAlign w:val="superscript"/>
                      <w:lang w:val="en-US"/>
                    </w:rPr>
                    <w:t>*</w:t>
                  </w:r>
                </w:p>
              </w:tc>
              <w:tc>
                <w:tcPr>
                  <w:tcW w:w="575" w:type="dxa"/>
                  <w:tcBorders>
                    <w:right w:val="single" w:sz="4" w:space="0" w:color="auto"/>
                  </w:tcBorders>
                  <w:vAlign w:val="center"/>
                </w:tcPr>
                <w:p w14:paraId="78ABB928"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4x</w:t>
                  </w:r>
                  <w:r>
                    <w:rPr>
                      <w:rFonts w:asciiTheme="majorHAnsi" w:eastAsiaTheme="majorEastAsia" w:hAnsiTheme="majorHAnsi" w:cstheme="majorBidi"/>
                      <w:sz w:val="20"/>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13</w:t>
                  </w:r>
                </w:p>
              </w:tc>
              <w:tc>
                <w:tcPr>
                  <w:tcW w:w="800" w:type="dxa"/>
                  <w:tcBorders>
                    <w:left w:val="single" w:sz="4" w:space="0" w:color="auto"/>
                    <w:right w:val="dotted" w:sz="4" w:space="0" w:color="auto"/>
                  </w:tcBorders>
                  <w:vAlign w:val="center"/>
                </w:tcPr>
                <w:p w14:paraId="6EEB2E56"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75</w:t>
                  </w:r>
                </w:p>
              </w:tc>
              <w:tc>
                <w:tcPr>
                  <w:tcW w:w="1199" w:type="dxa"/>
                  <w:tcBorders>
                    <w:left w:val="dotted" w:sz="4" w:space="0" w:color="auto"/>
                    <w:right w:val="single" w:sz="2" w:space="0" w:color="808080" w:themeColor="background1" w:themeShade="80"/>
                  </w:tcBorders>
                </w:tcPr>
                <w:p w14:paraId="4F5D8E5B" w14:textId="77777777" w:rsidR="00B74007" w:rsidRDefault="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5</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85</w:t>
                  </w:r>
                </w:p>
              </w:tc>
              <w:tc>
                <w:tcPr>
                  <w:tcW w:w="1198" w:type="dxa"/>
                  <w:tcBorders>
                    <w:left w:val="single" w:sz="2" w:space="0" w:color="808080" w:themeColor="background1" w:themeShade="80"/>
                  </w:tcBorders>
                  <w:vAlign w:val="center"/>
                </w:tcPr>
                <w:p w14:paraId="532B0F4D" w14:textId="77777777" w:rsidR="005E7831" w:rsidRPr="005517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sz w:val="16"/>
                      <w:szCs w:val="20"/>
                      <w:lang w:val="en-US"/>
                    </w:rPr>
                  </w:pPr>
                  <w:r w:rsidRPr="0055171B">
                    <w:rPr>
                      <w:rFonts w:asciiTheme="majorHAnsi" w:eastAsiaTheme="majorEastAsia" w:hAnsiTheme="majorHAnsi" w:cstheme="majorBidi"/>
                      <w:b/>
                      <w:sz w:val="16"/>
                      <w:szCs w:val="20"/>
                      <w:lang w:val="en-US"/>
                    </w:rPr>
                    <w:t>8</w:t>
                  </w:r>
                  <w:r w:rsidR="004577F9">
                    <w:rPr>
                      <w:rFonts w:asciiTheme="majorHAnsi" w:eastAsiaTheme="majorEastAsia" w:hAnsiTheme="majorHAnsi" w:cstheme="majorBidi"/>
                      <w:b/>
                      <w:sz w:val="16"/>
                      <w:szCs w:val="20"/>
                      <w:lang w:val="en-US"/>
                    </w:rPr>
                    <w:t>.</w:t>
                  </w:r>
                  <w:r w:rsidRPr="0055171B">
                    <w:rPr>
                      <w:rFonts w:asciiTheme="majorHAnsi" w:eastAsiaTheme="majorEastAsia" w:hAnsiTheme="majorHAnsi" w:cstheme="majorBidi"/>
                      <w:b/>
                      <w:sz w:val="16"/>
                      <w:szCs w:val="20"/>
                      <w:lang w:val="en-US"/>
                    </w:rPr>
                    <w:t>05</w:t>
                  </w:r>
                </w:p>
              </w:tc>
              <w:tc>
                <w:tcPr>
                  <w:tcW w:w="634" w:type="dxa"/>
                  <w:tcBorders>
                    <w:right w:val="single" w:sz="2" w:space="0" w:color="808080" w:themeColor="background1" w:themeShade="80"/>
                  </w:tcBorders>
                  <w:vAlign w:val="center"/>
                </w:tcPr>
                <w:p w14:paraId="35F6D96F"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89</w:t>
                  </w:r>
                </w:p>
              </w:tc>
              <w:tc>
                <w:tcPr>
                  <w:tcW w:w="660" w:type="dxa"/>
                  <w:tcBorders>
                    <w:left w:val="single" w:sz="2" w:space="0" w:color="808080" w:themeColor="background1" w:themeShade="80"/>
                    <w:right w:val="single" w:sz="4" w:space="0" w:color="auto"/>
                  </w:tcBorders>
                  <w:vAlign w:val="center"/>
                </w:tcPr>
                <w:p w14:paraId="5A0056B5" w14:textId="77777777" w:rsidR="005E7831" w:rsidRDefault="005E7831" w:rsidP="005E783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200</w:t>
                  </w:r>
                </w:p>
              </w:tc>
            </w:tr>
            <w:tr w:rsidR="008526BD" w:rsidRPr="00B0041B" w14:paraId="7E70B9E7" w14:textId="77777777" w:rsidTr="004577F9">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tcBorders>
                  <w:vAlign w:val="center"/>
                </w:tcPr>
                <w:p w14:paraId="7CB0E4C2" w14:textId="77777777" w:rsidR="005E7831" w:rsidRPr="0055171B" w:rsidRDefault="005E7831" w:rsidP="005E7831">
                  <w:pPr>
                    <w:jc w:val="center"/>
                    <w:rPr>
                      <w:sz w:val="18"/>
                      <w:szCs w:val="20"/>
                      <w:lang w:val="en-US"/>
                    </w:rPr>
                  </w:pPr>
                  <w:r w:rsidRPr="0055171B">
                    <w:rPr>
                      <w:sz w:val="18"/>
                      <w:szCs w:val="20"/>
                      <w:lang w:val="en-US"/>
                    </w:rPr>
                    <w:t>10</w:t>
                  </w:r>
                </w:p>
              </w:tc>
              <w:tc>
                <w:tcPr>
                  <w:tcW w:w="647" w:type="dxa"/>
                  <w:vAlign w:val="center"/>
                </w:tcPr>
                <w:p w14:paraId="2944D06D"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vAlign w:val="center"/>
                </w:tcPr>
                <w:p w14:paraId="4FFCB971"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vAlign w:val="center"/>
                </w:tcPr>
                <w:p w14:paraId="2D6307B5"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0006</w:t>
                  </w:r>
                  <w:r w:rsidRPr="009F1A98">
                    <w:rPr>
                      <w:rFonts w:asciiTheme="majorHAnsi" w:eastAsiaTheme="majorEastAsia" w:hAnsiTheme="majorHAnsi" w:cstheme="majorBidi"/>
                      <w:sz w:val="12"/>
                      <w:szCs w:val="20"/>
                      <w:vertAlign w:val="superscript"/>
                      <w:lang w:val="en-US"/>
                    </w:rPr>
                    <w:t>*</w:t>
                  </w:r>
                </w:p>
              </w:tc>
              <w:tc>
                <w:tcPr>
                  <w:tcW w:w="575" w:type="dxa"/>
                  <w:tcBorders>
                    <w:right w:val="single" w:sz="4" w:space="0" w:color="auto"/>
                  </w:tcBorders>
                  <w:vAlign w:val="center"/>
                </w:tcPr>
                <w:p w14:paraId="4B2B748F"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4x</w:t>
                  </w:r>
                  <w:r>
                    <w:rPr>
                      <w:rFonts w:asciiTheme="majorHAnsi" w:eastAsiaTheme="majorEastAsia" w:hAnsiTheme="majorHAnsi" w:cstheme="majorBidi"/>
                      <w:sz w:val="20"/>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13</w:t>
                  </w:r>
                </w:p>
              </w:tc>
              <w:tc>
                <w:tcPr>
                  <w:tcW w:w="800" w:type="dxa"/>
                  <w:tcBorders>
                    <w:left w:val="single" w:sz="4" w:space="0" w:color="auto"/>
                    <w:right w:val="dotted" w:sz="4" w:space="0" w:color="auto"/>
                  </w:tcBorders>
                  <w:vAlign w:val="center"/>
                </w:tcPr>
                <w:p w14:paraId="5D236891"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2</w:t>
                  </w:r>
                </w:p>
              </w:tc>
              <w:tc>
                <w:tcPr>
                  <w:tcW w:w="1199" w:type="dxa"/>
                  <w:tcBorders>
                    <w:left w:val="dotted" w:sz="4" w:space="0" w:color="auto"/>
                    <w:right w:val="single" w:sz="2" w:space="0" w:color="808080" w:themeColor="background1" w:themeShade="80"/>
                  </w:tcBorders>
                </w:tcPr>
                <w:p w14:paraId="326F5B9E" w14:textId="77777777" w:rsidR="005E7831" w:rsidRPr="00E2202D"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5</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26</w:t>
                  </w:r>
                </w:p>
              </w:tc>
              <w:tc>
                <w:tcPr>
                  <w:tcW w:w="1198" w:type="dxa"/>
                  <w:tcBorders>
                    <w:left w:val="single" w:sz="2" w:space="0" w:color="808080" w:themeColor="background1" w:themeShade="80"/>
                  </w:tcBorders>
                  <w:vAlign w:val="center"/>
                </w:tcPr>
                <w:p w14:paraId="751A872D" w14:textId="77777777" w:rsidR="005E7831" w:rsidRPr="005517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6</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70</w:t>
                  </w:r>
                </w:p>
              </w:tc>
              <w:tc>
                <w:tcPr>
                  <w:tcW w:w="634" w:type="dxa"/>
                  <w:tcBorders>
                    <w:right w:val="single" w:sz="2" w:space="0" w:color="808080" w:themeColor="background1" w:themeShade="80"/>
                  </w:tcBorders>
                  <w:vAlign w:val="center"/>
                </w:tcPr>
                <w:p w14:paraId="15C0ADD4" w14:textId="77777777" w:rsidR="005E7831" w:rsidRPr="00B0041B" w:rsidRDefault="005E7831" w:rsidP="005E7831">
                  <w:pP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89</w:t>
                  </w:r>
                </w:p>
              </w:tc>
              <w:tc>
                <w:tcPr>
                  <w:tcW w:w="660" w:type="dxa"/>
                  <w:tcBorders>
                    <w:left w:val="single" w:sz="2" w:space="0" w:color="808080" w:themeColor="background1" w:themeShade="80"/>
                    <w:right w:val="single" w:sz="4" w:space="0" w:color="auto"/>
                  </w:tcBorders>
                  <w:vAlign w:val="center"/>
                </w:tcPr>
                <w:p w14:paraId="1BD967D3" w14:textId="77777777" w:rsidR="005E7831" w:rsidRDefault="005E7831" w:rsidP="005E7831">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200</w:t>
                  </w:r>
                </w:p>
              </w:tc>
            </w:tr>
            <w:tr w:rsidR="008526BD" w:rsidRPr="00B0041B" w14:paraId="5034C752" w14:textId="77777777" w:rsidTr="004577F9">
              <w:trPr>
                <w:trHeight w:val="290"/>
                <w:jc w:val="center"/>
              </w:trPr>
              <w:tc>
                <w:tcPr>
                  <w:cnfStyle w:val="001000000000" w:firstRow="0" w:lastRow="0" w:firstColumn="1" w:lastColumn="0" w:oddVBand="0" w:evenVBand="0" w:oddHBand="0" w:evenHBand="0" w:firstRowFirstColumn="0" w:firstRowLastColumn="0" w:lastRowFirstColumn="0" w:lastRowLastColumn="0"/>
                  <w:tcW w:w="404" w:type="dxa"/>
                  <w:tcBorders>
                    <w:left w:val="single" w:sz="4" w:space="0" w:color="auto"/>
                    <w:bottom w:val="single" w:sz="4" w:space="0" w:color="auto"/>
                  </w:tcBorders>
                  <w:vAlign w:val="center"/>
                </w:tcPr>
                <w:p w14:paraId="4598D239" w14:textId="77777777" w:rsidR="005E7831" w:rsidRPr="0055171B" w:rsidRDefault="005E7831" w:rsidP="005E7831">
                  <w:pPr>
                    <w:jc w:val="center"/>
                    <w:rPr>
                      <w:sz w:val="18"/>
                      <w:szCs w:val="20"/>
                      <w:lang w:val="en-US"/>
                    </w:rPr>
                  </w:pPr>
                  <w:r w:rsidRPr="0055171B">
                    <w:rPr>
                      <w:sz w:val="18"/>
                      <w:szCs w:val="20"/>
                      <w:lang w:val="en-US"/>
                    </w:rPr>
                    <w:t>11</w:t>
                  </w:r>
                </w:p>
              </w:tc>
              <w:tc>
                <w:tcPr>
                  <w:tcW w:w="647" w:type="dxa"/>
                  <w:tcBorders>
                    <w:bottom w:val="single" w:sz="4" w:space="0" w:color="auto"/>
                  </w:tcBorders>
                  <w:vAlign w:val="center"/>
                </w:tcPr>
                <w:p w14:paraId="12C59F90"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004</w:t>
                  </w:r>
                </w:p>
              </w:tc>
              <w:tc>
                <w:tcPr>
                  <w:tcW w:w="707" w:type="dxa"/>
                  <w:tcBorders>
                    <w:bottom w:val="single" w:sz="4" w:space="0" w:color="auto"/>
                  </w:tcBorders>
                  <w:vAlign w:val="center"/>
                </w:tcPr>
                <w:p w14:paraId="42871C66"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sidRPr="00B0041B">
                    <w:rPr>
                      <w:rFonts w:asciiTheme="majorHAnsi" w:eastAsiaTheme="majorEastAsia" w:hAnsiTheme="majorHAnsi" w:cstheme="majorBidi"/>
                      <w:sz w:val="16"/>
                      <w:szCs w:val="20"/>
                      <w:lang w:val="en-US"/>
                    </w:rPr>
                    <w:t>14</w:t>
                  </w:r>
                  <w:r w:rsidR="004577F9">
                    <w:rPr>
                      <w:rFonts w:asciiTheme="majorHAnsi" w:eastAsiaTheme="majorEastAsia" w:hAnsiTheme="majorHAnsi" w:cstheme="majorBidi"/>
                      <w:sz w:val="16"/>
                      <w:szCs w:val="20"/>
                      <w:lang w:val="en-US"/>
                    </w:rPr>
                    <w:t>.</w:t>
                  </w:r>
                  <w:r w:rsidRPr="00B0041B">
                    <w:rPr>
                      <w:rFonts w:asciiTheme="majorHAnsi" w:eastAsiaTheme="majorEastAsia" w:hAnsiTheme="majorHAnsi" w:cstheme="majorBidi"/>
                      <w:sz w:val="16"/>
                      <w:szCs w:val="20"/>
                      <w:lang w:val="en-US"/>
                    </w:rPr>
                    <w:t>9</w:t>
                  </w:r>
                </w:p>
              </w:tc>
              <w:tc>
                <w:tcPr>
                  <w:tcW w:w="669" w:type="dxa"/>
                  <w:tcBorders>
                    <w:bottom w:val="single" w:sz="4" w:space="0" w:color="auto"/>
                  </w:tcBorders>
                  <w:vAlign w:val="center"/>
                </w:tcPr>
                <w:p w14:paraId="54593AAA"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0</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0006</w:t>
                  </w:r>
                  <w:r w:rsidRPr="009F1A98">
                    <w:rPr>
                      <w:rFonts w:asciiTheme="majorHAnsi" w:eastAsiaTheme="majorEastAsia" w:hAnsiTheme="majorHAnsi" w:cstheme="majorBidi"/>
                      <w:sz w:val="12"/>
                      <w:szCs w:val="20"/>
                      <w:vertAlign w:val="superscript"/>
                      <w:lang w:val="en-US"/>
                    </w:rPr>
                    <w:t>*</w:t>
                  </w:r>
                </w:p>
              </w:tc>
              <w:tc>
                <w:tcPr>
                  <w:tcW w:w="575" w:type="dxa"/>
                  <w:tcBorders>
                    <w:bottom w:val="single" w:sz="4" w:space="0" w:color="auto"/>
                    <w:right w:val="single" w:sz="4" w:space="0" w:color="auto"/>
                  </w:tcBorders>
                  <w:vAlign w:val="center"/>
                </w:tcPr>
                <w:p w14:paraId="7E2C5BC7"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4x</w:t>
                  </w:r>
                  <w:r>
                    <w:rPr>
                      <w:rFonts w:asciiTheme="majorHAnsi" w:eastAsiaTheme="majorEastAsia" w:hAnsiTheme="majorHAnsi" w:cstheme="majorBidi"/>
                      <w:sz w:val="20"/>
                      <w:szCs w:val="20"/>
                      <w:lang w:val="en-US"/>
                    </w:rPr>
                    <w:t xml:space="preserve"> </w:t>
                  </w:r>
                  <w:r w:rsidRPr="00B0041B">
                    <w:rPr>
                      <w:rFonts w:asciiTheme="majorHAnsi" w:eastAsiaTheme="majorEastAsia" w:hAnsiTheme="majorHAnsi" w:cstheme="majorBidi"/>
                      <w:sz w:val="16"/>
                      <w:szCs w:val="20"/>
                      <w:lang w:val="en-US"/>
                    </w:rPr>
                    <w:sym w:font="Symbol" w:char="F0C6"/>
                  </w:r>
                  <w:r>
                    <w:rPr>
                      <w:rFonts w:asciiTheme="majorHAnsi" w:eastAsiaTheme="majorEastAsia" w:hAnsiTheme="majorHAnsi" w:cstheme="majorBidi"/>
                      <w:sz w:val="16"/>
                      <w:szCs w:val="20"/>
                      <w:lang w:val="en-US"/>
                    </w:rPr>
                    <w:t>13</w:t>
                  </w:r>
                </w:p>
              </w:tc>
              <w:tc>
                <w:tcPr>
                  <w:tcW w:w="800" w:type="dxa"/>
                  <w:tcBorders>
                    <w:left w:val="single" w:sz="4" w:space="0" w:color="auto"/>
                    <w:bottom w:val="single" w:sz="4" w:space="0" w:color="auto"/>
                    <w:right w:val="dotted" w:sz="4" w:space="0" w:color="auto"/>
                  </w:tcBorders>
                  <w:vAlign w:val="center"/>
                </w:tcPr>
                <w:p w14:paraId="06C9E133"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blowdown</w:t>
                  </w:r>
                </w:p>
              </w:tc>
              <w:tc>
                <w:tcPr>
                  <w:tcW w:w="1199" w:type="dxa"/>
                  <w:tcBorders>
                    <w:left w:val="dotted" w:sz="4" w:space="0" w:color="auto"/>
                    <w:bottom w:val="single" w:sz="4" w:space="0" w:color="auto"/>
                    <w:right w:val="single" w:sz="2" w:space="0" w:color="808080" w:themeColor="background1" w:themeShade="80"/>
                  </w:tcBorders>
                </w:tcPr>
                <w:p w14:paraId="09D11768" w14:textId="77777777" w:rsidR="005E7831" w:rsidRPr="00E2202D"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4</w:t>
                  </w:r>
                  <w:r w:rsidR="004577F9">
                    <w:rPr>
                      <w:rFonts w:asciiTheme="majorHAnsi" w:eastAsiaTheme="majorEastAsia" w:hAnsiTheme="majorHAnsi" w:cstheme="majorBidi"/>
                      <w:sz w:val="16"/>
                      <w:szCs w:val="20"/>
                      <w:lang w:val="en-US"/>
                    </w:rPr>
                    <w:t>.</w:t>
                  </w:r>
                  <w:r>
                    <w:rPr>
                      <w:rFonts w:asciiTheme="majorHAnsi" w:eastAsiaTheme="majorEastAsia" w:hAnsiTheme="majorHAnsi" w:cstheme="majorBidi"/>
                      <w:sz w:val="16"/>
                      <w:szCs w:val="20"/>
                      <w:lang w:val="en-US"/>
                    </w:rPr>
                    <w:t>96</w:t>
                  </w:r>
                </w:p>
              </w:tc>
              <w:tc>
                <w:tcPr>
                  <w:tcW w:w="1198" w:type="dxa"/>
                  <w:tcBorders>
                    <w:left w:val="single" w:sz="2" w:space="0" w:color="808080" w:themeColor="background1" w:themeShade="80"/>
                    <w:bottom w:val="single" w:sz="4" w:space="0" w:color="auto"/>
                  </w:tcBorders>
                  <w:vAlign w:val="center"/>
                </w:tcPr>
                <w:p w14:paraId="357B94E6" w14:textId="77777777" w:rsidR="005E7831" w:rsidRPr="005517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b/>
                      <w:sz w:val="16"/>
                      <w:szCs w:val="20"/>
                      <w:lang w:val="en-US"/>
                    </w:rPr>
                  </w:pPr>
                  <w:r>
                    <w:rPr>
                      <w:rFonts w:asciiTheme="majorHAnsi" w:eastAsiaTheme="majorEastAsia" w:hAnsiTheme="majorHAnsi" w:cstheme="majorBidi"/>
                      <w:b/>
                      <w:sz w:val="16"/>
                      <w:szCs w:val="20"/>
                      <w:lang w:val="en-US"/>
                    </w:rPr>
                    <w:t>7</w:t>
                  </w:r>
                  <w:r w:rsidR="004577F9">
                    <w:rPr>
                      <w:rFonts w:asciiTheme="majorHAnsi" w:eastAsiaTheme="majorEastAsia" w:hAnsiTheme="majorHAnsi" w:cstheme="majorBidi"/>
                      <w:b/>
                      <w:sz w:val="16"/>
                      <w:szCs w:val="20"/>
                      <w:lang w:val="en-US"/>
                    </w:rPr>
                    <w:t>.</w:t>
                  </w:r>
                  <w:r>
                    <w:rPr>
                      <w:rFonts w:asciiTheme="majorHAnsi" w:eastAsiaTheme="majorEastAsia" w:hAnsiTheme="majorHAnsi" w:cstheme="majorBidi"/>
                      <w:b/>
                      <w:sz w:val="16"/>
                      <w:szCs w:val="20"/>
                      <w:lang w:val="en-US"/>
                    </w:rPr>
                    <w:t>00</w:t>
                  </w:r>
                </w:p>
              </w:tc>
              <w:tc>
                <w:tcPr>
                  <w:tcW w:w="634" w:type="dxa"/>
                  <w:tcBorders>
                    <w:bottom w:val="single" w:sz="4" w:space="0" w:color="auto"/>
                    <w:right w:val="single" w:sz="2" w:space="0" w:color="808080" w:themeColor="background1" w:themeShade="80"/>
                  </w:tcBorders>
                  <w:vAlign w:val="center"/>
                </w:tcPr>
                <w:p w14:paraId="610C0429" w14:textId="77777777" w:rsidR="005E7831" w:rsidRPr="00B0041B" w:rsidRDefault="005E7831" w:rsidP="005E7831">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64</w:t>
                  </w:r>
                </w:p>
              </w:tc>
              <w:tc>
                <w:tcPr>
                  <w:tcW w:w="660" w:type="dxa"/>
                  <w:tcBorders>
                    <w:left w:val="single" w:sz="2" w:space="0" w:color="808080" w:themeColor="background1" w:themeShade="80"/>
                    <w:bottom w:val="single" w:sz="4" w:space="0" w:color="auto"/>
                    <w:right w:val="single" w:sz="4" w:space="0" w:color="auto"/>
                  </w:tcBorders>
                  <w:vAlign w:val="center"/>
                </w:tcPr>
                <w:p w14:paraId="2508731C" w14:textId="77777777" w:rsidR="005E7831" w:rsidRPr="00B0041B" w:rsidRDefault="005E7831" w:rsidP="005E7831">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sz w:val="16"/>
                      <w:szCs w:val="20"/>
                      <w:lang w:val="en-US"/>
                    </w:rPr>
                  </w:pPr>
                  <w:r>
                    <w:rPr>
                      <w:rFonts w:asciiTheme="majorHAnsi" w:eastAsiaTheme="majorEastAsia" w:hAnsiTheme="majorHAnsi" w:cstheme="majorBidi"/>
                      <w:sz w:val="16"/>
                      <w:szCs w:val="20"/>
                      <w:lang w:val="en-US"/>
                    </w:rPr>
                    <w:t>1000</w:t>
                  </w:r>
                </w:p>
              </w:tc>
            </w:tr>
          </w:tbl>
          <w:p w14:paraId="13CF7FF1" w14:textId="77777777" w:rsidR="001D7603" w:rsidRPr="006123B4" w:rsidRDefault="001D7603" w:rsidP="004709BD">
            <w:pPr>
              <w:pStyle w:val="ListParagraph"/>
              <w:numPr>
                <w:ilvl w:val="0"/>
                <w:numId w:val="13"/>
              </w:num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kern w:val="3"/>
              </w:rPr>
            </w:pPr>
          </w:p>
        </w:tc>
      </w:tr>
      <w:tr w:rsidR="001D7603" w:rsidRPr="003A772B" w14:paraId="59DFF441" w14:textId="77777777" w:rsidTr="00097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907D307" w14:textId="77777777" w:rsidR="001D7603" w:rsidRPr="003A772B" w:rsidRDefault="001D7603" w:rsidP="004709BD">
            <w:pPr>
              <w:rPr>
                <w:kern w:val="3"/>
              </w:rPr>
            </w:pPr>
            <w:r w:rsidRPr="003A772B">
              <w:rPr>
                <w:kern w:val="3"/>
              </w:rPr>
              <w:lastRenderedPageBreak/>
              <w:t>Experimental data</w:t>
            </w:r>
          </w:p>
        </w:tc>
        <w:tc>
          <w:tcPr>
            <w:tcW w:w="7687" w:type="dxa"/>
          </w:tcPr>
          <w:p w14:paraId="7C378B95" w14:textId="77777777" w:rsidR="001D7603" w:rsidRPr="006123B4" w:rsidRDefault="001D7603"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sidRPr="006123B4">
              <w:rPr>
                <w:rFonts w:cs="Times New Roman"/>
                <w:kern w:val="3"/>
              </w:rPr>
              <w:t>Description</w:t>
            </w:r>
          </w:p>
          <w:p w14:paraId="79F2BD60" w14:textId="77777777" w:rsidR="001D7603" w:rsidRDefault="005E7831" w:rsidP="004709BD">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The experimental data is provided in three separate parts.</w:t>
            </w:r>
          </w:p>
          <w:p w14:paraId="7057FB97" w14:textId="77777777" w:rsidR="005E7831" w:rsidRDefault="005E7831" w:rsidP="004709BD">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Concentration data from 8 experiments are given in a excel datasheet format with the second and third column as the time and concentration data.</w:t>
            </w:r>
          </w:p>
          <w:p w14:paraId="7A5BC976" w14:textId="77777777" w:rsidR="005E7831" w:rsidRDefault="005E7831" w:rsidP="004709BD">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The pressure data is given as text format (ASCII)</w:t>
            </w:r>
          </w:p>
          <w:p w14:paraId="2E4CAC94" w14:textId="77777777" w:rsidR="005E7831" w:rsidRPr="005E7831" w:rsidRDefault="005E7831" w:rsidP="005E7831">
            <w:pPr>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lang w:val="en-US"/>
              </w:rPr>
            </w:pPr>
            <w:r>
              <w:rPr>
                <w:rFonts w:ascii="Courier New" w:hAnsi="Courier New" w:cs="Courier New"/>
                <w:lang w:val="en-US"/>
              </w:rPr>
              <w:t xml:space="preserve">         </w:t>
            </w:r>
            <w:r w:rsidRPr="005E7831">
              <w:rPr>
                <w:rFonts w:ascii="Courier New" w:hAnsi="Courier New" w:cs="Courier New"/>
                <w:lang w:val="en-US"/>
              </w:rPr>
              <w:t>Time</w:t>
            </w:r>
            <w:r w:rsidRPr="005E7831">
              <w:rPr>
                <w:rFonts w:ascii="Courier New" w:hAnsi="Courier New" w:cs="Courier New"/>
                <w:lang w:val="en-US"/>
              </w:rPr>
              <w:tab/>
              <w:t>P1</w:t>
            </w:r>
            <w:r w:rsidRPr="005E7831">
              <w:rPr>
                <w:rFonts w:ascii="Courier New" w:hAnsi="Courier New" w:cs="Courier New"/>
                <w:lang w:val="en-US"/>
              </w:rPr>
              <w:tab/>
              <w:t>Trigger</w:t>
            </w:r>
          </w:p>
          <w:p w14:paraId="4E857538" w14:textId="77777777" w:rsidR="005E7831" w:rsidRPr="005E7831" w:rsidRDefault="005E7831" w:rsidP="005E7831">
            <w:pPr>
              <w:autoSpaceDE w:val="0"/>
              <w:autoSpaceDN w:val="0"/>
              <w:adjustRightInd w:val="0"/>
              <w:jc w:val="left"/>
              <w:cnfStyle w:val="000000100000" w:firstRow="0" w:lastRow="0" w:firstColumn="0" w:lastColumn="0" w:oddVBand="0" w:evenVBand="0" w:oddHBand="1" w:evenHBand="0" w:firstRowFirstColumn="0" w:firstRowLastColumn="0" w:lastRowFirstColumn="0" w:lastRowLastColumn="0"/>
              <w:rPr>
                <w:rFonts w:ascii="Courier New" w:hAnsi="Courier New" w:cs="Courier New"/>
                <w:lang w:val="en-US"/>
              </w:rPr>
            </w:pPr>
            <w:r>
              <w:rPr>
                <w:rFonts w:ascii="Courier New" w:hAnsi="Courier New" w:cs="Courier New"/>
                <w:lang w:val="en-US"/>
              </w:rPr>
              <w:t xml:space="preserve">          </w:t>
            </w:r>
            <w:r w:rsidRPr="005E7831">
              <w:rPr>
                <w:rFonts w:ascii="Courier New" w:hAnsi="Courier New" w:cs="Courier New"/>
                <w:lang w:val="en-US"/>
              </w:rPr>
              <w:t>s</w:t>
            </w:r>
            <w:r w:rsidRPr="005E7831">
              <w:rPr>
                <w:rFonts w:ascii="Courier New" w:hAnsi="Courier New" w:cs="Courier New"/>
                <w:lang w:val="en-US"/>
              </w:rPr>
              <w:tab/>
              <w:t>kPa</w:t>
            </w:r>
            <w:r w:rsidRPr="005E7831">
              <w:rPr>
                <w:rFonts w:ascii="Courier New" w:hAnsi="Courier New" w:cs="Courier New"/>
                <w:lang w:val="en-US"/>
              </w:rPr>
              <w:tab/>
              <w:t>V</w:t>
            </w:r>
          </w:p>
          <w:p w14:paraId="70EEBBCF" w14:textId="77777777" w:rsidR="005E7831" w:rsidRPr="005E7831" w:rsidRDefault="005E7831" w:rsidP="005E7831">
            <w:pPr>
              <w:cnfStyle w:val="000000100000" w:firstRow="0" w:lastRow="0" w:firstColumn="0" w:lastColumn="0" w:oddVBand="0" w:evenVBand="0" w:oddHBand="1" w:evenHBand="0" w:firstRowFirstColumn="0" w:firstRowLastColumn="0" w:lastRowFirstColumn="0" w:lastRowLastColumn="0"/>
              <w:rPr>
                <w:kern w:val="3"/>
              </w:rPr>
            </w:pPr>
          </w:p>
          <w:p w14:paraId="11A7E592" w14:textId="77777777" w:rsidR="005E7831" w:rsidRPr="006123B4" w:rsidRDefault="005E7831" w:rsidP="004709BD">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The mass flow data is given in text format in the corresponding folder, where CH1 is the time vector, CH2 is the mass flow rate</w:t>
            </w:r>
            <w:r w:rsidR="009431CC">
              <w:rPr>
                <w:rFonts w:ascii="Times New Roman" w:hAnsi="Times New Roman"/>
                <w:kern w:val="3"/>
              </w:rPr>
              <w:t xml:space="preserve"> given in Volts. It converts to </w:t>
            </w:r>
            <w:r w:rsidR="00B43635">
              <w:rPr>
                <w:rFonts w:ascii="Times New Roman" w:hAnsi="Times New Roman"/>
                <w:kern w:val="3"/>
              </w:rPr>
              <w:t>g/s by mfr = (U-1)*6.25</w:t>
            </w:r>
            <w:r>
              <w:rPr>
                <w:rFonts w:ascii="Times New Roman" w:hAnsi="Times New Roman"/>
                <w:kern w:val="3"/>
              </w:rPr>
              <w:t xml:space="preserve"> and CH3 is the pressure at the mass flow meter</w:t>
            </w:r>
            <w:r w:rsidR="00B43635">
              <w:rPr>
                <w:rFonts w:ascii="Times New Roman" w:hAnsi="Times New Roman"/>
                <w:kern w:val="3"/>
              </w:rPr>
              <w:t xml:space="preserve"> given in units Volts</w:t>
            </w:r>
            <w:r>
              <w:rPr>
                <w:rFonts w:ascii="Times New Roman" w:hAnsi="Times New Roman"/>
                <w:kern w:val="3"/>
              </w:rPr>
              <w:t>.</w:t>
            </w:r>
            <w:r w:rsidR="00B43635">
              <w:rPr>
                <w:rFonts w:ascii="Times New Roman" w:hAnsi="Times New Roman"/>
                <w:kern w:val="3"/>
              </w:rPr>
              <w:t xml:space="preserve"> It converts to unit bar by p=62.5*(U-1).</w:t>
            </w:r>
          </w:p>
          <w:p w14:paraId="711EBEC5" w14:textId="77777777" w:rsidR="001D7603" w:rsidRPr="006123B4" w:rsidRDefault="001D7603"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r w:rsidRPr="006123B4">
              <w:rPr>
                <w:rFonts w:cs="Times New Roman"/>
                <w:kern w:val="3"/>
              </w:rPr>
              <w:t>Experiment data</w:t>
            </w:r>
          </w:p>
          <w:p w14:paraId="43897644" w14:textId="77777777" w:rsidR="001D7603" w:rsidRPr="006123B4" w:rsidRDefault="004577F9" w:rsidP="004709BD">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kern w:val="3"/>
              </w:rPr>
            </w:pPr>
            <w:r>
              <w:rPr>
                <w:rFonts w:ascii="Times New Roman" w:hAnsi="Times New Roman"/>
                <w:kern w:val="3"/>
              </w:rPr>
              <w:t>The figure shows an example of the measured pressure against time. The data is properly scaled and shows the overpressure in unit kPa and time in seconds.</w:t>
            </w:r>
          </w:p>
          <w:p w14:paraId="0B8ADB5C" w14:textId="77777777" w:rsidR="0025184C" w:rsidRDefault="0025184C" w:rsidP="0025184C">
            <w:pPr>
              <w:keepNext/>
              <w:cnfStyle w:val="000000100000" w:firstRow="0" w:lastRow="0" w:firstColumn="0" w:lastColumn="0" w:oddVBand="0" w:evenVBand="0" w:oddHBand="1" w:evenHBand="0" w:firstRowFirstColumn="0" w:firstRowLastColumn="0" w:lastRowFirstColumn="0" w:lastRowLastColumn="0"/>
            </w:pPr>
            <w:r>
              <w:rPr>
                <w:noProof/>
                <w:lang w:val="nb-NO" w:eastAsia="nb-NO"/>
              </w:rPr>
              <w:drawing>
                <wp:inline distT="0" distB="0" distL="0" distR="0" wp14:anchorId="42BDD847" wp14:editId="081EEBD2">
                  <wp:extent cx="4743726" cy="2915729"/>
                  <wp:effectExtent l="0" t="0" r="0" b="0"/>
                  <wp:docPr id="85" name="Bild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xp11.jpg"/>
                          <pic:cNvPicPr/>
                        </pic:nvPicPr>
                        <pic:blipFill rotWithShape="1">
                          <a:blip r:embed="rId15" cstate="print">
                            <a:extLst>
                              <a:ext uri="{28A0092B-C50C-407E-A947-70E740481C1C}">
                                <a14:useLocalDpi xmlns:a14="http://schemas.microsoft.com/office/drawing/2010/main" val="0"/>
                              </a:ext>
                            </a:extLst>
                          </a:blip>
                          <a:srcRect l="9285" t="5701" r="8356" b="2524"/>
                          <a:stretch/>
                        </pic:blipFill>
                        <pic:spPr bwMode="auto">
                          <a:xfrm>
                            <a:off x="0" y="0"/>
                            <a:ext cx="4744446" cy="2916172"/>
                          </a:xfrm>
                          <a:prstGeom prst="rect">
                            <a:avLst/>
                          </a:prstGeom>
                          <a:ln>
                            <a:noFill/>
                          </a:ln>
                          <a:extLst>
                            <a:ext uri="{53640926-AAD7-44D8-BBD7-CCE9431645EC}">
                              <a14:shadowObscured xmlns:a14="http://schemas.microsoft.com/office/drawing/2010/main"/>
                            </a:ext>
                          </a:extLst>
                        </pic:spPr>
                      </pic:pic>
                    </a:graphicData>
                  </a:graphic>
                </wp:inline>
              </w:drawing>
            </w:r>
          </w:p>
          <w:p w14:paraId="690E04ED" w14:textId="77777777" w:rsidR="001D7603" w:rsidRPr="006123B4" w:rsidRDefault="0025184C" w:rsidP="0025184C">
            <w:pPr>
              <w:pStyle w:val="Caption"/>
              <w:cnfStyle w:val="000000100000" w:firstRow="0" w:lastRow="0" w:firstColumn="0" w:lastColumn="0" w:oddVBand="0" w:evenVBand="0" w:oddHBand="1" w:evenHBand="0" w:firstRowFirstColumn="0" w:firstRowLastColumn="0" w:lastRowFirstColumn="0" w:lastRowLastColumn="0"/>
              <w:rPr>
                <w:rFonts w:cs="Times New Roman"/>
                <w:kern w:val="3"/>
              </w:rPr>
            </w:pPr>
            <w:r>
              <w:t xml:space="preserve">Figure </w:t>
            </w:r>
            <w:r w:rsidR="00E11CE7">
              <w:fldChar w:fldCharType="begin"/>
            </w:r>
            <w:r>
              <w:instrText xml:space="preserve"> SEQ Figure \* ARABIC </w:instrText>
            </w:r>
            <w:r w:rsidR="00E11CE7">
              <w:fldChar w:fldCharType="separate"/>
            </w:r>
            <w:r>
              <w:rPr>
                <w:noProof/>
              </w:rPr>
              <w:t>1</w:t>
            </w:r>
            <w:r w:rsidR="00E11CE7">
              <w:fldChar w:fldCharType="end"/>
            </w:r>
            <w:r>
              <w:t>: Experiment 11</w:t>
            </w:r>
          </w:p>
        </w:tc>
      </w:tr>
      <w:tr w:rsidR="00A350FC" w:rsidRPr="003A772B" w14:paraId="1F4A7282" w14:textId="77777777" w:rsidTr="0009701C">
        <w:tc>
          <w:tcPr>
            <w:cnfStyle w:val="001000000000" w:firstRow="0" w:lastRow="0" w:firstColumn="1" w:lastColumn="0" w:oddVBand="0" w:evenVBand="0" w:oddHBand="0" w:evenHBand="0" w:firstRowFirstColumn="0" w:firstRowLastColumn="0" w:lastRowFirstColumn="0" w:lastRowLastColumn="0"/>
            <w:tcW w:w="1555" w:type="dxa"/>
          </w:tcPr>
          <w:p w14:paraId="7FAA3AA0" w14:textId="77777777" w:rsidR="00A350FC" w:rsidRPr="003A772B" w:rsidRDefault="00A350FC" w:rsidP="00A350FC">
            <w:pPr>
              <w:rPr>
                <w:kern w:val="3"/>
              </w:rPr>
            </w:pPr>
            <w:r w:rsidRPr="003A772B">
              <w:rPr>
                <w:kern w:val="3"/>
              </w:rPr>
              <w:t>Comment</w:t>
            </w:r>
            <w:r>
              <w:rPr>
                <w:kern w:val="3"/>
              </w:rPr>
              <w:t>s</w:t>
            </w:r>
          </w:p>
        </w:tc>
        <w:tc>
          <w:tcPr>
            <w:tcW w:w="7687" w:type="dxa"/>
          </w:tcPr>
          <w:p w14:paraId="4098043C" w14:textId="77777777" w:rsidR="00B43635" w:rsidRDefault="00B43635" w:rsidP="00B43635">
            <w:pPr>
              <w:keepNext/>
              <w:cnfStyle w:val="000000000000" w:firstRow="0" w:lastRow="0" w:firstColumn="0" w:lastColumn="0" w:oddVBand="0" w:evenVBand="0" w:oddHBand="0" w:evenHBand="0" w:firstRowFirstColumn="0" w:firstRowLastColumn="0" w:lastRowFirstColumn="0" w:lastRowLastColumn="0"/>
              <w:rPr>
                <w:rFonts w:cs="Times New Roman"/>
                <w:kern w:val="3"/>
              </w:rPr>
            </w:pPr>
            <w:r>
              <w:rPr>
                <w:rFonts w:cs="Times New Roman"/>
                <w:kern w:val="3"/>
              </w:rPr>
              <w:t>No changes made</w:t>
            </w:r>
          </w:p>
          <w:p w14:paraId="22E7523B" w14:textId="77777777" w:rsidR="00A350FC" w:rsidRPr="006123B4" w:rsidRDefault="00B43635" w:rsidP="00B43635">
            <w:pPr>
              <w:keepNext/>
              <w:cnfStyle w:val="000000000000" w:firstRow="0" w:lastRow="0" w:firstColumn="0" w:lastColumn="0" w:oddVBand="0" w:evenVBand="0" w:oddHBand="0" w:evenHBand="0" w:firstRowFirstColumn="0" w:firstRowLastColumn="0" w:lastRowFirstColumn="0" w:lastRowLastColumn="0"/>
              <w:rPr>
                <w:rFonts w:cs="Times New Roman"/>
                <w:kern w:val="3"/>
              </w:rPr>
            </w:pPr>
            <w:r>
              <w:rPr>
                <w:rFonts w:cs="Times New Roman"/>
                <w:kern w:val="3"/>
              </w:rPr>
              <w:t xml:space="preserve">No validation </w:t>
            </w:r>
            <w:r w:rsidR="00A350FC" w:rsidRPr="006123B4">
              <w:rPr>
                <w:rFonts w:cs="Times New Roman"/>
                <w:kern w:val="3"/>
              </w:rPr>
              <w:t>made</w:t>
            </w:r>
          </w:p>
        </w:tc>
      </w:tr>
      <w:tr w:rsidR="001D7603" w:rsidRPr="003A772B" w14:paraId="51242002" w14:textId="77777777" w:rsidTr="000970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617AD3D" w14:textId="77777777" w:rsidR="001D7603" w:rsidRPr="003A772B" w:rsidRDefault="001D7603" w:rsidP="004709BD">
            <w:pPr>
              <w:rPr>
                <w:kern w:val="3"/>
              </w:rPr>
            </w:pPr>
            <w:r w:rsidRPr="003A772B">
              <w:rPr>
                <w:kern w:val="3"/>
              </w:rPr>
              <w:t>Reference</w:t>
            </w:r>
          </w:p>
        </w:tc>
        <w:tc>
          <w:tcPr>
            <w:tcW w:w="7687" w:type="dxa"/>
          </w:tcPr>
          <w:p w14:paraId="555D9FA0" w14:textId="27AC73D2" w:rsidR="001D7603" w:rsidRDefault="001D7603" w:rsidP="004709BD">
            <w:pPr>
              <w:cnfStyle w:val="000000100000" w:firstRow="0" w:lastRow="0" w:firstColumn="0" w:lastColumn="0" w:oddVBand="0" w:evenVBand="0" w:oddHBand="1" w:evenHBand="0" w:firstRowFirstColumn="0" w:firstRowLastColumn="0" w:lastRowFirstColumn="0" w:lastRowLastColumn="0"/>
              <w:rPr>
                <w:ins w:id="41" w:author="Andre Vagner Gaathaug" w:date="2020-10-19T10:54:00Z"/>
                <w:rFonts w:cs="Times New Roman"/>
                <w:kern w:val="3"/>
              </w:rPr>
            </w:pPr>
            <w:r w:rsidRPr="006123B4">
              <w:rPr>
                <w:rFonts w:cs="Times New Roman"/>
                <w:kern w:val="3"/>
              </w:rPr>
              <w:t>From the participants or a third party (if it is involved) the reports and papers published including:</w:t>
            </w:r>
          </w:p>
          <w:p w14:paraId="1DE3FFCE" w14:textId="4397CFFD" w:rsidR="00FE0B25" w:rsidRPr="006123B4" w:rsidRDefault="00FE0B25" w:rsidP="004709BD">
            <w:pPr>
              <w:cnfStyle w:val="000000100000" w:firstRow="0" w:lastRow="0" w:firstColumn="0" w:lastColumn="0" w:oddVBand="0" w:evenVBand="0" w:oddHBand="1" w:evenHBand="0" w:firstRowFirstColumn="0" w:firstRowLastColumn="0" w:lastRowFirstColumn="0" w:lastRowLastColumn="0"/>
              <w:rPr>
                <w:rFonts w:cs="Times New Roman"/>
                <w:kern w:val="3"/>
              </w:rPr>
            </w:pPr>
            <w:ins w:id="42" w:author="Andre Vagner Gaathaug" w:date="2020-10-19T10:54:00Z">
              <w:r>
                <w:rPr>
                  <w:rFonts w:cs="Times New Roman"/>
                  <w:kern w:val="3"/>
                </w:rPr>
                <w:t xml:space="preserve">Paper: </w:t>
              </w:r>
              <w:r>
                <w:fldChar w:fldCharType="begin"/>
              </w:r>
              <w:r>
                <w:instrText xml:space="preserve"> HYPERLINK "https://doi.org/10.1016/j.ijhydene.2020.08.221" \o "Persistent link using digital object identifier" \t "_blank" </w:instrText>
              </w:r>
              <w:r>
                <w:fldChar w:fldCharType="separate"/>
              </w:r>
              <w:r>
                <w:rPr>
                  <w:rStyle w:val="Hyperlink"/>
                  <w:rFonts w:ascii="Arial" w:hAnsi="Arial" w:cs="Arial"/>
                  <w:color w:val="0C7DBB"/>
                  <w:sz w:val="21"/>
                  <w:szCs w:val="21"/>
                </w:rPr>
                <w:t>https://doi.org/10.1016/j.ijhydene.20</w:t>
              </w:r>
              <w:bookmarkStart w:id="43" w:name="_GoBack"/>
              <w:bookmarkEnd w:id="43"/>
              <w:r>
                <w:rPr>
                  <w:rStyle w:val="Hyperlink"/>
                  <w:rFonts w:ascii="Arial" w:hAnsi="Arial" w:cs="Arial"/>
                  <w:color w:val="0C7DBB"/>
                  <w:sz w:val="21"/>
                  <w:szCs w:val="21"/>
                </w:rPr>
                <w:t>20.08.221</w:t>
              </w:r>
              <w:r>
                <w:fldChar w:fldCharType="end"/>
              </w:r>
            </w:ins>
          </w:p>
          <w:p w14:paraId="03C1AC3F" w14:textId="77777777" w:rsidR="00B43635" w:rsidRDefault="00E11CE7" w:rsidP="00B43635">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kern w:val="3"/>
              </w:rPr>
            </w:pPr>
            <w:r w:rsidRPr="00E11CE7">
              <w:rPr>
                <w:rFonts w:ascii="Times New Roman" w:eastAsiaTheme="minorHAnsi" w:hAnsi="Times New Roman"/>
                <w:kern w:val="3"/>
              </w:rPr>
              <w:lastRenderedPageBreak/>
              <w:t>HyT</w:t>
            </w:r>
            <w:r w:rsidR="005E46F1">
              <w:rPr>
                <w:rFonts w:ascii="Times New Roman" w:eastAsiaTheme="minorHAnsi" w:hAnsi="Times New Roman"/>
                <w:kern w:val="3"/>
              </w:rPr>
              <w:t>unnel</w:t>
            </w:r>
            <w:r w:rsidRPr="00E11CE7">
              <w:rPr>
                <w:rFonts w:ascii="Times New Roman" w:eastAsiaTheme="minorHAnsi" w:hAnsi="Times New Roman"/>
                <w:kern w:val="3"/>
              </w:rPr>
              <w:t>-CS D2.2 Intermediate report on analytical, numerical and experimental studies</w:t>
            </w:r>
          </w:p>
          <w:p w14:paraId="37F9AEAD" w14:textId="77777777" w:rsidR="00146E0F" w:rsidRPr="00146E0F" w:rsidRDefault="00146E0F" w:rsidP="00B43635">
            <w:pPr>
              <w:pStyle w:val="ListParagraph"/>
              <w:numPr>
                <w:ilvl w:val="0"/>
                <w:numId w:val="13"/>
              </w:num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heme="minorHAnsi" w:hAnsi="Times New Roman"/>
                <w:kern w:val="3"/>
              </w:rPr>
            </w:pPr>
          </w:p>
          <w:p w14:paraId="00AEE8C3" w14:textId="77777777" w:rsidR="00256101" w:rsidRPr="00B43635" w:rsidRDefault="00256101" w:rsidP="00B43635">
            <w:pPr>
              <w:cnfStyle w:val="000000100000" w:firstRow="0" w:lastRow="0" w:firstColumn="0" w:lastColumn="0" w:oddVBand="0" w:evenVBand="0" w:oddHBand="1" w:evenHBand="0" w:firstRowFirstColumn="0" w:firstRowLastColumn="0" w:lastRowFirstColumn="0" w:lastRowLastColumn="0"/>
              <w:rPr>
                <w:kern w:val="3"/>
              </w:rPr>
            </w:pPr>
          </w:p>
        </w:tc>
      </w:tr>
      <w:tr w:rsidR="00B43635" w:rsidRPr="003A772B" w14:paraId="1E63C7F9" w14:textId="77777777" w:rsidTr="0009701C">
        <w:tc>
          <w:tcPr>
            <w:cnfStyle w:val="001000000000" w:firstRow="0" w:lastRow="0" w:firstColumn="1" w:lastColumn="0" w:oddVBand="0" w:evenVBand="0" w:oddHBand="0" w:evenHBand="0" w:firstRowFirstColumn="0" w:firstRowLastColumn="0" w:lastRowFirstColumn="0" w:lastRowLastColumn="0"/>
            <w:tcW w:w="1555" w:type="dxa"/>
          </w:tcPr>
          <w:p w14:paraId="71ECDC25" w14:textId="77777777" w:rsidR="00B43635" w:rsidRPr="003A772B" w:rsidRDefault="00146E0F" w:rsidP="004709BD">
            <w:pPr>
              <w:rPr>
                <w:kern w:val="3"/>
              </w:rPr>
            </w:pPr>
            <w:r>
              <w:rPr>
                <w:kern w:val="3"/>
              </w:rPr>
              <w:lastRenderedPageBreak/>
              <w:t xml:space="preserve">Acknowledgements </w:t>
            </w:r>
          </w:p>
        </w:tc>
        <w:tc>
          <w:tcPr>
            <w:tcW w:w="7687" w:type="dxa"/>
          </w:tcPr>
          <w:p w14:paraId="26C66091" w14:textId="77777777" w:rsidR="00146E0F" w:rsidRDefault="00146E0F" w:rsidP="004709BD">
            <w:pPr>
              <w:cnfStyle w:val="000000000000" w:firstRow="0" w:lastRow="0" w:firstColumn="0" w:lastColumn="0" w:oddVBand="0" w:evenVBand="0" w:oddHBand="0" w:evenHBand="0" w:firstRowFirstColumn="0" w:firstRowLastColumn="0" w:lastRowFirstColumn="0" w:lastRowLastColumn="0"/>
              <w:rPr>
                <w:rFonts w:cs="Times New Roman"/>
                <w:kern w:val="3"/>
              </w:rPr>
            </w:pPr>
            <w:r>
              <w:rPr>
                <w:rFonts w:cs="Times New Roman"/>
                <w:kern w:val="3"/>
              </w:rPr>
              <w:t xml:space="preserve">The data presented is part of the experimental results of HyTunnel-CS </w:t>
            </w:r>
          </w:p>
          <w:p w14:paraId="23736E86" w14:textId="77777777" w:rsidR="00B43635" w:rsidRPr="006123B4" w:rsidRDefault="00E11CE7" w:rsidP="00146E0F">
            <w:pPr>
              <w:cnfStyle w:val="000000000000" w:firstRow="0" w:lastRow="0" w:firstColumn="0" w:lastColumn="0" w:oddVBand="0" w:evenVBand="0" w:oddHBand="0" w:evenHBand="0" w:firstRowFirstColumn="0" w:firstRowLastColumn="0" w:lastRowFirstColumn="0" w:lastRowLastColumn="0"/>
              <w:rPr>
                <w:rFonts w:cs="Times New Roman"/>
                <w:kern w:val="3"/>
              </w:rPr>
            </w:pPr>
            <w:r w:rsidRPr="008526BD">
              <w:rPr>
                <w:rFonts w:cs="Times New Roman"/>
                <w:kern w:val="3"/>
              </w:rPr>
              <w:t xml:space="preserve">The project </w:t>
            </w:r>
            <w:r w:rsidR="00146E0F">
              <w:rPr>
                <w:rFonts w:cs="Times New Roman"/>
                <w:kern w:val="3"/>
              </w:rPr>
              <w:t>HyTunnel-CS</w:t>
            </w:r>
            <w:r w:rsidRPr="008526BD">
              <w:rPr>
                <w:rFonts w:cs="Times New Roman"/>
                <w:kern w:val="3"/>
              </w:rPr>
              <w:t xml:space="preserve"> has received funding from the Fuel Cells and Hydrogen 2 Joint Undertaking (JU) under grant agreement No 826193. The JU receives support from the European Union’s Horizon 2020 research and innovation programme and United Kingdom, Germany, Greece, Denmark, Spain, Italy, Netherlands, Belgium, France, Norway, Switzerland</w:t>
            </w:r>
          </w:p>
        </w:tc>
      </w:tr>
    </w:tbl>
    <w:p w14:paraId="74FB6542" w14:textId="77777777" w:rsidR="001A05DA" w:rsidRPr="00F30CFE" w:rsidRDefault="001A05DA" w:rsidP="00A616BC">
      <w:pPr>
        <w:pStyle w:val="Caption"/>
        <w:jc w:val="center"/>
      </w:pPr>
    </w:p>
    <w:sectPr w:rsidR="001A05DA" w:rsidRPr="00F30CFE" w:rsidSect="008B31C3">
      <w:headerReference w:type="default" r:id="rId16"/>
      <w:foot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8" w:author="Alfonso Bernad" w:date="2020-09-14T10:42:00Z" w:initials="AB">
    <w:p w14:paraId="0710D281" w14:textId="77777777" w:rsidR="00146E0F" w:rsidRDefault="00146E0F">
      <w:pPr>
        <w:pStyle w:val="CommentText"/>
      </w:pPr>
      <w:r>
        <w:rPr>
          <w:rStyle w:val="CommentReference"/>
        </w:rPr>
        <w:annotationRef/>
      </w:r>
      <w:r>
        <w:t>As D2.2 is a C</w:t>
      </w:r>
      <w:r w:rsidR="00982978">
        <w:t>onfidential</w:t>
      </w:r>
      <w:r>
        <w:t xml:space="preserve"> document, could we present just a picture (drawing) of the facility and a list with the measurement devices</w:t>
      </w:r>
      <w:r w:rsidR="00BE3381">
        <w:t xml:space="preserv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710D28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2D86C5" w16cid:durableId="21EC2E93"/>
  <w16cid:commentId w16cid:paraId="0A29A823" w16cid:durableId="21EC307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1DE62B" w14:textId="77777777" w:rsidR="000D0F4A" w:rsidRDefault="000D0F4A" w:rsidP="00FA4238">
      <w:pPr>
        <w:spacing w:after="0" w:line="240" w:lineRule="auto"/>
      </w:pPr>
      <w:r>
        <w:separator/>
      </w:r>
    </w:p>
  </w:endnote>
  <w:endnote w:type="continuationSeparator" w:id="0">
    <w:p w14:paraId="4E3CE48A" w14:textId="77777777" w:rsidR="000D0F4A" w:rsidRDefault="000D0F4A" w:rsidP="00F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9198248"/>
      <w:docPartObj>
        <w:docPartGallery w:val="Page Numbers (Bottom of Page)"/>
        <w:docPartUnique/>
      </w:docPartObj>
    </w:sdtPr>
    <w:sdtEndPr/>
    <w:sdtContent>
      <w:sdt>
        <w:sdtPr>
          <w:id w:val="-1769616900"/>
          <w:docPartObj>
            <w:docPartGallery w:val="Page Numbers (Top of Page)"/>
            <w:docPartUnique/>
          </w:docPartObj>
        </w:sdtPr>
        <w:sdtEndPr/>
        <w:sdtContent>
          <w:p w14:paraId="379EA176" w14:textId="18BA6845" w:rsidR="00DE57C0" w:rsidRDefault="00DE57C0">
            <w:pPr>
              <w:pStyle w:val="Footer"/>
              <w:jc w:val="right"/>
            </w:pPr>
            <w:r w:rsidRPr="00530884">
              <w:rPr>
                <w:sz w:val="22"/>
              </w:rPr>
              <w:t xml:space="preserve">Page </w:t>
            </w:r>
            <w:r w:rsidR="00E11CE7" w:rsidRPr="00530884">
              <w:rPr>
                <w:b/>
                <w:bCs/>
                <w:sz w:val="22"/>
              </w:rPr>
              <w:fldChar w:fldCharType="begin"/>
            </w:r>
            <w:r w:rsidRPr="00530884">
              <w:rPr>
                <w:b/>
                <w:bCs/>
                <w:sz w:val="22"/>
              </w:rPr>
              <w:instrText xml:space="preserve"> PAGE </w:instrText>
            </w:r>
            <w:r w:rsidR="00E11CE7" w:rsidRPr="00530884">
              <w:rPr>
                <w:b/>
                <w:bCs/>
                <w:sz w:val="22"/>
              </w:rPr>
              <w:fldChar w:fldCharType="separate"/>
            </w:r>
            <w:r w:rsidR="00FE0B25">
              <w:rPr>
                <w:b/>
                <w:bCs/>
                <w:noProof/>
                <w:sz w:val="22"/>
              </w:rPr>
              <w:t>4</w:t>
            </w:r>
            <w:r w:rsidR="00E11CE7" w:rsidRPr="00530884">
              <w:rPr>
                <w:b/>
                <w:bCs/>
                <w:sz w:val="22"/>
              </w:rPr>
              <w:fldChar w:fldCharType="end"/>
            </w:r>
            <w:r w:rsidRPr="00530884">
              <w:rPr>
                <w:sz w:val="22"/>
              </w:rPr>
              <w:t xml:space="preserve"> of </w:t>
            </w:r>
            <w:r w:rsidR="00E11CE7" w:rsidRPr="00530884">
              <w:rPr>
                <w:b/>
                <w:bCs/>
                <w:sz w:val="22"/>
              </w:rPr>
              <w:fldChar w:fldCharType="begin"/>
            </w:r>
            <w:r w:rsidRPr="00530884">
              <w:rPr>
                <w:b/>
                <w:bCs/>
                <w:sz w:val="22"/>
              </w:rPr>
              <w:instrText xml:space="preserve"> NUMPAGES  </w:instrText>
            </w:r>
            <w:r w:rsidR="00E11CE7" w:rsidRPr="00530884">
              <w:rPr>
                <w:b/>
                <w:bCs/>
                <w:sz w:val="22"/>
              </w:rPr>
              <w:fldChar w:fldCharType="separate"/>
            </w:r>
            <w:r w:rsidR="00FE0B25">
              <w:rPr>
                <w:b/>
                <w:bCs/>
                <w:noProof/>
                <w:sz w:val="22"/>
              </w:rPr>
              <w:t>4</w:t>
            </w:r>
            <w:r w:rsidR="00E11CE7" w:rsidRPr="00530884">
              <w:rPr>
                <w:b/>
                <w:bCs/>
                <w:sz w:val="22"/>
              </w:rPr>
              <w:fldChar w:fldCharType="end"/>
            </w:r>
          </w:p>
        </w:sdtContent>
      </w:sdt>
    </w:sdtContent>
  </w:sdt>
  <w:p w14:paraId="5BA502B5" w14:textId="77777777" w:rsidR="00DE57C0" w:rsidRDefault="00DE5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DE868" w14:textId="77777777" w:rsidR="000D0F4A" w:rsidRDefault="000D0F4A" w:rsidP="00FA4238">
      <w:pPr>
        <w:spacing w:after="0" w:line="240" w:lineRule="auto"/>
      </w:pPr>
      <w:r>
        <w:separator/>
      </w:r>
    </w:p>
  </w:footnote>
  <w:footnote w:type="continuationSeparator" w:id="0">
    <w:p w14:paraId="5DC4E576" w14:textId="77777777" w:rsidR="000D0F4A" w:rsidRDefault="000D0F4A" w:rsidP="00F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8131F" w14:textId="77777777" w:rsidR="00DE57C0" w:rsidRPr="001A3BE1" w:rsidRDefault="00DE57C0" w:rsidP="00FA4238">
    <w:pPr>
      <w:pStyle w:val="Header"/>
      <w:jc w:val="center"/>
      <w:rPr>
        <w:rFonts w:cs="Times New Roman"/>
        <w:sz w:val="22"/>
      </w:rPr>
    </w:pPr>
    <w:r w:rsidRPr="001A3BE1">
      <w:rPr>
        <w:rFonts w:cs="Times New Roman"/>
        <w:noProof/>
        <w:sz w:val="22"/>
        <w:lang w:val="nb-NO" w:eastAsia="nb-NO"/>
      </w:rPr>
      <w:drawing>
        <wp:anchor distT="0" distB="0" distL="114300" distR="114300" simplePos="0" relativeHeight="251660288" behindDoc="1" locked="0" layoutInCell="1" allowOverlap="1" wp14:anchorId="391E3806" wp14:editId="575823B5">
          <wp:simplePos x="0" y="0"/>
          <wp:positionH relativeFrom="margin">
            <wp:posOffset>4706620</wp:posOffset>
          </wp:positionH>
          <wp:positionV relativeFrom="paragraph">
            <wp:posOffset>-190110</wp:posOffset>
          </wp:positionV>
          <wp:extent cx="1204595" cy="575945"/>
          <wp:effectExtent l="0" t="0" r="0" b="0"/>
          <wp:wrapNone/>
          <wp:docPr id="1" name="Picture 13">
            <a:extLst xmlns:a="http://schemas.openxmlformats.org/drawingml/2006/main">
              <a:ext uri="{FF2B5EF4-FFF2-40B4-BE49-F238E27FC236}">
                <a16:creationId xmlns:a16="http://schemas.microsoft.com/office/drawing/2014/main" id="{B83E2C31-6BB1-46BE-9852-1FE8F8019F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B83E2C31-6BB1-46BE-9852-1FE8F8019FB2}"/>
                      </a:ext>
                    </a:extLst>
                  </pic:cNvPr>
                  <pic:cNvPicPr>
                    <a:picLocks noChangeAspect="1"/>
                  </pic:cNvPicPr>
                </pic:nvPicPr>
                <pic:blipFill>
                  <a:blip r:embed="rId1" cstate="screen">
                    <a:extLst>
                      <a:ext uri="{28A0092B-C50C-407E-A947-70E740481C1C}">
                        <a14:useLocalDpi xmlns:a14="http://schemas.microsoft.com/office/drawing/2010/main" val="0"/>
                      </a:ext>
                    </a:extLst>
                  </a:blip>
                  <a:stretch>
                    <a:fillRect/>
                  </a:stretch>
                </pic:blipFill>
                <pic:spPr>
                  <a:xfrm>
                    <a:off x="0" y="0"/>
                    <a:ext cx="1204595" cy="575945"/>
                  </a:xfrm>
                  <a:prstGeom prst="rect">
                    <a:avLst/>
                  </a:prstGeom>
                </pic:spPr>
              </pic:pic>
            </a:graphicData>
          </a:graphic>
        </wp:anchor>
      </w:drawing>
    </w:r>
    <w:r w:rsidRPr="001A3BE1">
      <w:rPr>
        <w:rFonts w:cs="Times New Roman"/>
        <w:sz w:val="22"/>
      </w:rPr>
      <w:t>Grant Agreement No: 826193</w:t>
    </w:r>
  </w:p>
  <w:p w14:paraId="29728F03" w14:textId="77777777" w:rsidR="00DE57C0" w:rsidRPr="001A3BE1" w:rsidRDefault="00F30CFE" w:rsidP="003C000F">
    <w:pPr>
      <w:pStyle w:val="Header"/>
      <w:jc w:val="center"/>
      <w:rPr>
        <w:sz w:val="22"/>
      </w:rPr>
    </w:pPr>
    <w:r>
      <w:rPr>
        <w:rFonts w:cs="Times New Roman"/>
        <w:sz w:val="22"/>
      </w:rPr>
      <w:t>Metadata file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7EB2"/>
    <w:multiLevelType w:val="hybridMultilevel"/>
    <w:tmpl w:val="E7345E8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7972A2"/>
    <w:multiLevelType w:val="hybridMultilevel"/>
    <w:tmpl w:val="25F6DA7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CB58A2"/>
    <w:multiLevelType w:val="hybridMultilevel"/>
    <w:tmpl w:val="20C44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F01AD8"/>
    <w:multiLevelType w:val="hybridMultilevel"/>
    <w:tmpl w:val="04C2D88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2746D8"/>
    <w:multiLevelType w:val="multilevel"/>
    <w:tmpl w:val="B7641CE2"/>
    <w:numStyleLink w:val="Style1"/>
  </w:abstractNum>
  <w:abstractNum w:abstractNumId="5" w15:restartNumberingAfterBreak="0">
    <w:nsid w:val="16AE33BA"/>
    <w:multiLevelType w:val="multilevel"/>
    <w:tmpl w:val="B7641CE2"/>
    <w:styleLink w:val="Style1"/>
    <w:lvl w:ilvl="0">
      <w:start w:val="1"/>
      <w:numFmt w:val="decimal"/>
      <w:lvlText w:val="%1.1."/>
      <w:lvlJc w:val="left"/>
      <w:pPr>
        <w:ind w:left="360" w:hanging="360"/>
      </w:pPr>
      <w:rPr>
        <w:rFonts w:ascii="Times New Roman" w:hAnsi="Times New Roman" w:hint="default"/>
        <w:b/>
        <w:i w:val="0"/>
        <w:color w:val="5B9BD5"/>
        <w:spacing w:val="-2"/>
        <w:position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81D1D69"/>
    <w:multiLevelType w:val="hybridMultilevel"/>
    <w:tmpl w:val="11B0E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B13394"/>
    <w:multiLevelType w:val="hybridMultilevel"/>
    <w:tmpl w:val="E2B01E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1302EE2"/>
    <w:multiLevelType w:val="hybridMultilevel"/>
    <w:tmpl w:val="C5748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1635E65"/>
    <w:multiLevelType w:val="multilevel"/>
    <w:tmpl w:val="1CB6EAC8"/>
    <w:lvl w:ilvl="0">
      <w:start w:val="1"/>
      <w:numFmt w:val="decimal"/>
      <w:pStyle w:val="Heading1"/>
      <w:lvlText w:val="%1."/>
      <w:lvlJc w:val="left"/>
      <w:pPr>
        <w:ind w:left="360" w:hanging="360"/>
      </w:pPr>
      <w:rPr>
        <w:rFonts w:ascii="Times New Roman" w:hAnsi="Times New Roman" w:hint="default"/>
        <w:b/>
        <w:i w:val="0"/>
        <w:color w:val="5B9BD5"/>
        <w:spacing w:val="-2"/>
        <w:position w:val="0"/>
        <w:sz w:val="32"/>
        <w:szCs w:val="32"/>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6A50CDB"/>
    <w:multiLevelType w:val="multilevel"/>
    <w:tmpl w:val="2A428710"/>
    <w:styleLink w:val="Style2"/>
    <w:lvl w:ilvl="0">
      <w:start w:val="1"/>
      <w:numFmt w:val="decimal"/>
      <w:lvlText w:val="%1."/>
      <w:lvlJc w:val="left"/>
      <w:pPr>
        <w:ind w:left="360" w:hanging="360"/>
      </w:pPr>
      <w:rPr>
        <w:rFonts w:ascii="Times New Roman" w:hAnsi="Times New Roman" w:hint="default"/>
        <w:b/>
        <w:i w:val="0"/>
        <w:color w:val="5B9BD5"/>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8D037BE"/>
    <w:multiLevelType w:val="hybridMultilevel"/>
    <w:tmpl w:val="6C0224A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AC964B1"/>
    <w:multiLevelType w:val="hybridMultilevel"/>
    <w:tmpl w:val="9536DA74"/>
    <w:lvl w:ilvl="0" w:tplc="AE463812">
      <w:start w:val="1"/>
      <w:numFmt w:val="upperLetter"/>
      <w:lvlText w:val="%1."/>
      <w:lvlJc w:val="left"/>
      <w:pPr>
        <w:ind w:left="720" w:hanging="360"/>
      </w:pPr>
      <w:rPr>
        <w:rFonts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AFB65FC"/>
    <w:multiLevelType w:val="hybridMultilevel"/>
    <w:tmpl w:val="A864B1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3EC6C69"/>
    <w:multiLevelType w:val="multilevel"/>
    <w:tmpl w:val="2A428710"/>
    <w:lvl w:ilvl="0">
      <w:start w:val="1"/>
      <w:numFmt w:val="decimal"/>
      <w:lvlText w:val="%1."/>
      <w:lvlJc w:val="left"/>
      <w:pPr>
        <w:ind w:left="360" w:hanging="360"/>
      </w:pPr>
      <w:rPr>
        <w:rFonts w:ascii="Times New Roman" w:hAnsi="Times New Roman" w:hint="default"/>
        <w:b/>
        <w:i w:val="0"/>
        <w:color w:val="5B9BD5"/>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4E13B7F"/>
    <w:multiLevelType w:val="multilevel"/>
    <w:tmpl w:val="2F50979E"/>
    <w:lvl w:ilvl="0">
      <w:start w:val="1"/>
      <w:numFmt w:val="decimal"/>
      <w:lvlText w:val="%1."/>
      <w:lvlJc w:val="left"/>
      <w:pPr>
        <w:ind w:left="360" w:hanging="360"/>
      </w:pPr>
      <w:rPr>
        <w:rFonts w:hint="default"/>
        <w:b/>
        <w:i w:val="0"/>
        <w:color w:val="5B9BD5"/>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74C7F91"/>
    <w:multiLevelType w:val="hybridMultilevel"/>
    <w:tmpl w:val="43B4CBB2"/>
    <w:lvl w:ilvl="0" w:tplc="C3E24A8E">
      <w:numFmt w:val="bullet"/>
      <w:lvlText w:val="-"/>
      <w:lvlJc w:val="left"/>
      <w:pPr>
        <w:ind w:left="360" w:hanging="360"/>
      </w:pPr>
      <w:rPr>
        <w:rFonts w:ascii="Times New Roman" w:eastAsiaTheme="minorHAnsi"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CE95644"/>
    <w:multiLevelType w:val="hybridMultilevel"/>
    <w:tmpl w:val="1B807996"/>
    <w:lvl w:ilvl="0" w:tplc="384ABEA0">
      <w:start w:val="1"/>
      <w:numFmt w:val="decimal"/>
      <w:lvlText w:val="%1.1.1."/>
      <w:lvlJc w:val="left"/>
      <w:pPr>
        <w:ind w:left="720" w:hanging="360"/>
      </w:pPr>
      <w:rPr>
        <w:rFonts w:ascii="Times New Roman" w:hAnsi="Times New Roman" w:hint="default"/>
        <w:b w:val="0"/>
        <w:i w:val="0"/>
        <w:color w:val="0D0D0D" w:themeColor="text1" w:themeTint="F2"/>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1EE63D6"/>
    <w:multiLevelType w:val="hybridMultilevel"/>
    <w:tmpl w:val="38FC6CA2"/>
    <w:lvl w:ilvl="0" w:tplc="5B26468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6792173"/>
    <w:multiLevelType w:val="hybridMultilevel"/>
    <w:tmpl w:val="DCCCF90E"/>
    <w:lvl w:ilvl="0" w:tplc="C3E24A8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B058CA"/>
    <w:multiLevelType w:val="hybridMultilevel"/>
    <w:tmpl w:val="F600050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5C0B550C"/>
    <w:multiLevelType w:val="hybridMultilevel"/>
    <w:tmpl w:val="A7422370"/>
    <w:lvl w:ilvl="0" w:tplc="C3E24A8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438129F"/>
    <w:multiLevelType w:val="hybridMultilevel"/>
    <w:tmpl w:val="2E7227D2"/>
    <w:lvl w:ilvl="0" w:tplc="EF705538">
      <w:start w:val="1"/>
      <w:numFmt w:val="bullet"/>
      <w:lvlText w:val="-"/>
      <w:lvlJc w:val="left"/>
      <w:pPr>
        <w:ind w:left="720" w:hanging="360"/>
      </w:pPr>
      <w:rPr>
        <w:rFonts w:ascii="Courier New" w:hAnsi="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4D26CA9"/>
    <w:multiLevelType w:val="hybridMultilevel"/>
    <w:tmpl w:val="0D32937C"/>
    <w:lvl w:ilvl="0" w:tplc="7E028346">
      <w:numFmt w:val="bullet"/>
      <w:lvlText w:val="-"/>
      <w:lvlJc w:val="left"/>
      <w:pPr>
        <w:ind w:left="720" w:hanging="360"/>
      </w:pPr>
      <w:rPr>
        <w:rFonts w:ascii="Times New Roman" w:eastAsiaTheme="minorHAnsi" w:hAnsi="Times New Roman" w:cs="Times New Roman" w:hint="default"/>
      </w:rPr>
    </w:lvl>
    <w:lvl w:ilvl="1" w:tplc="3C6C7278">
      <w:numFmt w:val="bullet"/>
      <w:lvlText w:val=""/>
      <w:lvlJc w:val="left"/>
      <w:pPr>
        <w:ind w:left="1440" w:hanging="360"/>
      </w:pPr>
      <w:rPr>
        <w:rFonts w:ascii="Symbol" w:eastAsiaTheme="minorHAnsi" w:hAnsi="Symbol"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AD46F3E"/>
    <w:multiLevelType w:val="hybridMultilevel"/>
    <w:tmpl w:val="BF70C4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7"/>
  </w:num>
  <w:num w:numId="4">
    <w:abstractNumId w:val="5"/>
  </w:num>
  <w:num w:numId="5">
    <w:abstractNumId w:val="4"/>
  </w:num>
  <w:num w:numId="6">
    <w:abstractNumId w:val="14"/>
  </w:num>
  <w:num w:numId="7">
    <w:abstractNumId w:val="10"/>
  </w:num>
  <w:num w:numId="8">
    <w:abstractNumId w:val="8"/>
  </w:num>
  <w:num w:numId="9">
    <w:abstractNumId w:val="24"/>
  </w:num>
  <w:num w:numId="10">
    <w:abstractNumId w:val="11"/>
  </w:num>
  <w:num w:numId="11">
    <w:abstractNumId w:val="12"/>
  </w:num>
  <w:num w:numId="12">
    <w:abstractNumId w:val="7"/>
  </w:num>
  <w:num w:numId="13">
    <w:abstractNumId w:val="23"/>
  </w:num>
  <w:num w:numId="14">
    <w:abstractNumId w:val="21"/>
  </w:num>
  <w:num w:numId="15">
    <w:abstractNumId w:val="18"/>
  </w:num>
  <w:num w:numId="16">
    <w:abstractNumId w:val="6"/>
  </w:num>
  <w:num w:numId="17">
    <w:abstractNumId w:val="2"/>
  </w:num>
  <w:num w:numId="18">
    <w:abstractNumId w:val="20"/>
  </w:num>
  <w:num w:numId="19">
    <w:abstractNumId w:val="22"/>
  </w:num>
  <w:num w:numId="20">
    <w:abstractNumId w:val="19"/>
  </w:num>
  <w:num w:numId="21">
    <w:abstractNumId w:val="16"/>
  </w:num>
  <w:num w:numId="22">
    <w:abstractNumId w:val="0"/>
  </w:num>
  <w:num w:numId="23">
    <w:abstractNumId w:val="1"/>
  </w:num>
  <w:num w:numId="24">
    <w:abstractNumId w:val="3"/>
  </w:num>
  <w:num w:numId="2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e Vagner Gaathaug">
    <w15:presenceInfo w15:providerId="AD" w15:userId="S-1-5-21-2154340903-988353565-70429598-37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hyphenationZone w:val="425"/>
  <w:characterSpacingControl w:val="doNotCompress"/>
  <w:hdrShapeDefaults>
    <o:shapedefaults v:ext="edit" spidmax="3072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F78"/>
    <w:rsid w:val="0000342F"/>
    <w:rsid w:val="00011A77"/>
    <w:rsid w:val="0001357D"/>
    <w:rsid w:val="000151C9"/>
    <w:rsid w:val="000158B5"/>
    <w:rsid w:val="0001636F"/>
    <w:rsid w:val="00016AE3"/>
    <w:rsid w:val="00035F51"/>
    <w:rsid w:val="0004005E"/>
    <w:rsid w:val="00041A3D"/>
    <w:rsid w:val="00047337"/>
    <w:rsid w:val="00052F45"/>
    <w:rsid w:val="00054329"/>
    <w:rsid w:val="0005462B"/>
    <w:rsid w:val="00057CBB"/>
    <w:rsid w:val="00060B60"/>
    <w:rsid w:val="00062289"/>
    <w:rsid w:val="00062652"/>
    <w:rsid w:val="000628E9"/>
    <w:rsid w:val="00071D17"/>
    <w:rsid w:val="000730E1"/>
    <w:rsid w:val="00075481"/>
    <w:rsid w:val="00076F32"/>
    <w:rsid w:val="000774EC"/>
    <w:rsid w:val="00082795"/>
    <w:rsid w:val="000829A9"/>
    <w:rsid w:val="00085778"/>
    <w:rsid w:val="00086544"/>
    <w:rsid w:val="00087229"/>
    <w:rsid w:val="00092CC3"/>
    <w:rsid w:val="00094FFD"/>
    <w:rsid w:val="00096D11"/>
    <w:rsid w:val="0009701C"/>
    <w:rsid w:val="000A1C11"/>
    <w:rsid w:val="000A255D"/>
    <w:rsid w:val="000A539F"/>
    <w:rsid w:val="000A7C52"/>
    <w:rsid w:val="000B3B2D"/>
    <w:rsid w:val="000B7091"/>
    <w:rsid w:val="000B7AFD"/>
    <w:rsid w:val="000C12AC"/>
    <w:rsid w:val="000C1929"/>
    <w:rsid w:val="000C35DE"/>
    <w:rsid w:val="000C4164"/>
    <w:rsid w:val="000C5E6A"/>
    <w:rsid w:val="000D0F4A"/>
    <w:rsid w:val="000D55AE"/>
    <w:rsid w:val="000E64BC"/>
    <w:rsid w:val="000F6621"/>
    <w:rsid w:val="001032EF"/>
    <w:rsid w:val="001036DA"/>
    <w:rsid w:val="00105DDC"/>
    <w:rsid w:val="001117D8"/>
    <w:rsid w:val="00112AE3"/>
    <w:rsid w:val="00116571"/>
    <w:rsid w:val="00116A07"/>
    <w:rsid w:val="00116DE9"/>
    <w:rsid w:val="00117DA7"/>
    <w:rsid w:val="00125F4E"/>
    <w:rsid w:val="0012634D"/>
    <w:rsid w:val="00127439"/>
    <w:rsid w:val="0013322C"/>
    <w:rsid w:val="001372B3"/>
    <w:rsid w:val="00144807"/>
    <w:rsid w:val="00146783"/>
    <w:rsid w:val="00146E0F"/>
    <w:rsid w:val="0015009F"/>
    <w:rsid w:val="00151611"/>
    <w:rsid w:val="00151D70"/>
    <w:rsid w:val="00153B7A"/>
    <w:rsid w:val="0015508B"/>
    <w:rsid w:val="00156253"/>
    <w:rsid w:val="00160FD6"/>
    <w:rsid w:val="00166B9B"/>
    <w:rsid w:val="001702DA"/>
    <w:rsid w:val="00170670"/>
    <w:rsid w:val="00170F35"/>
    <w:rsid w:val="00173925"/>
    <w:rsid w:val="00173F1B"/>
    <w:rsid w:val="001742E6"/>
    <w:rsid w:val="001814A8"/>
    <w:rsid w:val="00181AC7"/>
    <w:rsid w:val="00181E50"/>
    <w:rsid w:val="00183F0E"/>
    <w:rsid w:val="00187D4E"/>
    <w:rsid w:val="00187F0B"/>
    <w:rsid w:val="00190FEE"/>
    <w:rsid w:val="001A05DA"/>
    <w:rsid w:val="001A3BE1"/>
    <w:rsid w:val="001A619D"/>
    <w:rsid w:val="001B082D"/>
    <w:rsid w:val="001B121D"/>
    <w:rsid w:val="001B5E24"/>
    <w:rsid w:val="001B7B4A"/>
    <w:rsid w:val="001D1A26"/>
    <w:rsid w:val="001D382B"/>
    <w:rsid w:val="001D6CEF"/>
    <w:rsid w:val="001D7603"/>
    <w:rsid w:val="001D7AFE"/>
    <w:rsid w:val="001E5DFA"/>
    <w:rsid w:val="001E77A2"/>
    <w:rsid w:val="001F14EA"/>
    <w:rsid w:val="001F1653"/>
    <w:rsid w:val="001F1999"/>
    <w:rsid w:val="001F5471"/>
    <w:rsid w:val="0020330B"/>
    <w:rsid w:val="002071BF"/>
    <w:rsid w:val="00207D92"/>
    <w:rsid w:val="00211BEF"/>
    <w:rsid w:val="00213340"/>
    <w:rsid w:val="00213A51"/>
    <w:rsid w:val="002216CA"/>
    <w:rsid w:val="00230AC4"/>
    <w:rsid w:val="00232DC0"/>
    <w:rsid w:val="00233D50"/>
    <w:rsid w:val="00247207"/>
    <w:rsid w:val="0024783D"/>
    <w:rsid w:val="0025184C"/>
    <w:rsid w:val="00251DAA"/>
    <w:rsid w:val="00255F0E"/>
    <w:rsid w:val="00256101"/>
    <w:rsid w:val="00261B98"/>
    <w:rsid w:val="002644FD"/>
    <w:rsid w:val="0026467F"/>
    <w:rsid w:val="00264AD9"/>
    <w:rsid w:val="00265103"/>
    <w:rsid w:val="002715AA"/>
    <w:rsid w:val="00272EA6"/>
    <w:rsid w:val="00273813"/>
    <w:rsid w:val="002828F2"/>
    <w:rsid w:val="00292837"/>
    <w:rsid w:val="0029418C"/>
    <w:rsid w:val="002A1FCA"/>
    <w:rsid w:val="002A2316"/>
    <w:rsid w:val="002A3EF9"/>
    <w:rsid w:val="002B279C"/>
    <w:rsid w:val="002B456C"/>
    <w:rsid w:val="002B5002"/>
    <w:rsid w:val="002B7A67"/>
    <w:rsid w:val="002C3CB2"/>
    <w:rsid w:val="002C7070"/>
    <w:rsid w:val="002D07B9"/>
    <w:rsid w:val="002D1F4F"/>
    <w:rsid w:val="002D5A18"/>
    <w:rsid w:val="002E02F0"/>
    <w:rsid w:val="002E09AC"/>
    <w:rsid w:val="002E2230"/>
    <w:rsid w:val="002E54E1"/>
    <w:rsid w:val="002E6B91"/>
    <w:rsid w:val="002F0168"/>
    <w:rsid w:val="002F1EE2"/>
    <w:rsid w:val="002F3127"/>
    <w:rsid w:val="00307BA3"/>
    <w:rsid w:val="00310122"/>
    <w:rsid w:val="00314C96"/>
    <w:rsid w:val="00315810"/>
    <w:rsid w:val="00315833"/>
    <w:rsid w:val="00317B79"/>
    <w:rsid w:val="0032054F"/>
    <w:rsid w:val="00324B60"/>
    <w:rsid w:val="00326F93"/>
    <w:rsid w:val="00331B07"/>
    <w:rsid w:val="00331B32"/>
    <w:rsid w:val="00335126"/>
    <w:rsid w:val="00336471"/>
    <w:rsid w:val="00337C11"/>
    <w:rsid w:val="00345651"/>
    <w:rsid w:val="00346129"/>
    <w:rsid w:val="0034613E"/>
    <w:rsid w:val="00347242"/>
    <w:rsid w:val="00347F1F"/>
    <w:rsid w:val="00351EDA"/>
    <w:rsid w:val="00354793"/>
    <w:rsid w:val="00357522"/>
    <w:rsid w:val="00357D09"/>
    <w:rsid w:val="003658DF"/>
    <w:rsid w:val="00374780"/>
    <w:rsid w:val="00376C91"/>
    <w:rsid w:val="00377A4E"/>
    <w:rsid w:val="00377B7F"/>
    <w:rsid w:val="0038011B"/>
    <w:rsid w:val="003807E5"/>
    <w:rsid w:val="00384549"/>
    <w:rsid w:val="00385869"/>
    <w:rsid w:val="00385A22"/>
    <w:rsid w:val="00385F1B"/>
    <w:rsid w:val="003912E6"/>
    <w:rsid w:val="003937CD"/>
    <w:rsid w:val="003954B3"/>
    <w:rsid w:val="003A094D"/>
    <w:rsid w:val="003A11F1"/>
    <w:rsid w:val="003A4B33"/>
    <w:rsid w:val="003A5129"/>
    <w:rsid w:val="003A53B7"/>
    <w:rsid w:val="003A772B"/>
    <w:rsid w:val="003B2346"/>
    <w:rsid w:val="003B35F8"/>
    <w:rsid w:val="003B74A2"/>
    <w:rsid w:val="003C000F"/>
    <w:rsid w:val="003C022C"/>
    <w:rsid w:val="003C085F"/>
    <w:rsid w:val="003C5AAF"/>
    <w:rsid w:val="003C638E"/>
    <w:rsid w:val="003D13EA"/>
    <w:rsid w:val="003D73CB"/>
    <w:rsid w:val="003E2030"/>
    <w:rsid w:val="003E2122"/>
    <w:rsid w:val="003E734C"/>
    <w:rsid w:val="00400CF9"/>
    <w:rsid w:val="00403725"/>
    <w:rsid w:val="00403A0A"/>
    <w:rsid w:val="004065A0"/>
    <w:rsid w:val="00407598"/>
    <w:rsid w:val="0041291A"/>
    <w:rsid w:val="00414ABF"/>
    <w:rsid w:val="00415B13"/>
    <w:rsid w:val="0042157C"/>
    <w:rsid w:val="0043007D"/>
    <w:rsid w:val="00431F89"/>
    <w:rsid w:val="00432058"/>
    <w:rsid w:val="00435C4C"/>
    <w:rsid w:val="004416C0"/>
    <w:rsid w:val="004440C1"/>
    <w:rsid w:val="00446060"/>
    <w:rsid w:val="00452572"/>
    <w:rsid w:val="00452DE3"/>
    <w:rsid w:val="00452EEF"/>
    <w:rsid w:val="004577F9"/>
    <w:rsid w:val="004628F9"/>
    <w:rsid w:val="00466D7A"/>
    <w:rsid w:val="0047060F"/>
    <w:rsid w:val="004709BD"/>
    <w:rsid w:val="004719A6"/>
    <w:rsid w:val="004731ED"/>
    <w:rsid w:val="0048313A"/>
    <w:rsid w:val="00484BD2"/>
    <w:rsid w:val="00487AEB"/>
    <w:rsid w:val="00495584"/>
    <w:rsid w:val="00496F15"/>
    <w:rsid w:val="004972B5"/>
    <w:rsid w:val="004A0CEB"/>
    <w:rsid w:val="004A2AFA"/>
    <w:rsid w:val="004A3ED3"/>
    <w:rsid w:val="004B367F"/>
    <w:rsid w:val="004B46EB"/>
    <w:rsid w:val="004C2079"/>
    <w:rsid w:val="004C2084"/>
    <w:rsid w:val="004C348B"/>
    <w:rsid w:val="004C6C33"/>
    <w:rsid w:val="004C7E9B"/>
    <w:rsid w:val="004D1F49"/>
    <w:rsid w:val="004D353B"/>
    <w:rsid w:val="004D370B"/>
    <w:rsid w:val="004D3C78"/>
    <w:rsid w:val="004D57E6"/>
    <w:rsid w:val="004E4AD8"/>
    <w:rsid w:val="004E6B5D"/>
    <w:rsid w:val="004E6F78"/>
    <w:rsid w:val="004F2A6B"/>
    <w:rsid w:val="004F5496"/>
    <w:rsid w:val="004F5B7E"/>
    <w:rsid w:val="004F7689"/>
    <w:rsid w:val="005023B0"/>
    <w:rsid w:val="00504BD8"/>
    <w:rsid w:val="0050541F"/>
    <w:rsid w:val="005060F5"/>
    <w:rsid w:val="00507749"/>
    <w:rsid w:val="00507D6A"/>
    <w:rsid w:val="005177C2"/>
    <w:rsid w:val="00520A80"/>
    <w:rsid w:val="00521B63"/>
    <w:rsid w:val="00522798"/>
    <w:rsid w:val="00530884"/>
    <w:rsid w:val="00532421"/>
    <w:rsid w:val="00532AC5"/>
    <w:rsid w:val="00533E72"/>
    <w:rsid w:val="00541606"/>
    <w:rsid w:val="00542F2B"/>
    <w:rsid w:val="00546FAB"/>
    <w:rsid w:val="00550332"/>
    <w:rsid w:val="005514E9"/>
    <w:rsid w:val="00552D9F"/>
    <w:rsid w:val="005530A2"/>
    <w:rsid w:val="005540CB"/>
    <w:rsid w:val="00554ACE"/>
    <w:rsid w:val="005567DB"/>
    <w:rsid w:val="00557EDC"/>
    <w:rsid w:val="00561307"/>
    <w:rsid w:val="005636D3"/>
    <w:rsid w:val="00573115"/>
    <w:rsid w:val="00586450"/>
    <w:rsid w:val="00587012"/>
    <w:rsid w:val="00587E19"/>
    <w:rsid w:val="005A0ED6"/>
    <w:rsid w:val="005A102A"/>
    <w:rsid w:val="005A13C2"/>
    <w:rsid w:val="005A42AE"/>
    <w:rsid w:val="005A5FFB"/>
    <w:rsid w:val="005A6406"/>
    <w:rsid w:val="005A776D"/>
    <w:rsid w:val="005B2E7B"/>
    <w:rsid w:val="005B341E"/>
    <w:rsid w:val="005B5EB9"/>
    <w:rsid w:val="005B5FC3"/>
    <w:rsid w:val="005B6A0C"/>
    <w:rsid w:val="005B7DBC"/>
    <w:rsid w:val="005C004C"/>
    <w:rsid w:val="005C5295"/>
    <w:rsid w:val="005C6F96"/>
    <w:rsid w:val="005D5000"/>
    <w:rsid w:val="005D7A31"/>
    <w:rsid w:val="005E2C19"/>
    <w:rsid w:val="005E3109"/>
    <w:rsid w:val="005E46F1"/>
    <w:rsid w:val="005E4C99"/>
    <w:rsid w:val="005E70BC"/>
    <w:rsid w:val="005E7831"/>
    <w:rsid w:val="005F244E"/>
    <w:rsid w:val="005F322E"/>
    <w:rsid w:val="005F41CF"/>
    <w:rsid w:val="00602813"/>
    <w:rsid w:val="006037B3"/>
    <w:rsid w:val="00603B6F"/>
    <w:rsid w:val="006055FC"/>
    <w:rsid w:val="00611145"/>
    <w:rsid w:val="006123B4"/>
    <w:rsid w:val="00612FB3"/>
    <w:rsid w:val="006150B2"/>
    <w:rsid w:val="00616068"/>
    <w:rsid w:val="00617950"/>
    <w:rsid w:val="00623192"/>
    <w:rsid w:val="00623ED1"/>
    <w:rsid w:val="0063132A"/>
    <w:rsid w:val="006316FF"/>
    <w:rsid w:val="006336D6"/>
    <w:rsid w:val="00633B9A"/>
    <w:rsid w:val="00635BFF"/>
    <w:rsid w:val="006370B7"/>
    <w:rsid w:val="00637AFB"/>
    <w:rsid w:val="00640D10"/>
    <w:rsid w:val="0064585E"/>
    <w:rsid w:val="006506B9"/>
    <w:rsid w:val="00653204"/>
    <w:rsid w:val="0065763B"/>
    <w:rsid w:val="006619AF"/>
    <w:rsid w:val="00663872"/>
    <w:rsid w:val="0066485A"/>
    <w:rsid w:val="0066494C"/>
    <w:rsid w:val="00664A99"/>
    <w:rsid w:val="00666E09"/>
    <w:rsid w:val="00675601"/>
    <w:rsid w:val="00677919"/>
    <w:rsid w:val="006804B5"/>
    <w:rsid w:val="006877E2"/>
    <w:rsid w:val="006927DB"/>
    <w:rsid w:val="00694325"/>
    <w:rsid w:val="00695E6E"/>
    <w:rsid w:val="00696094"/>
    <w:rsid w:val="006A08C4"/>
    <w:rsid w:val="006A255E"/>
    <w:rsid w:val="006A48CA"/>
    <w:rsid w:val="006A6EAD"/>
    <w:rsid w:val="006B2505"/>
    <w:rsid w:val="006B28CF"/>
    <w:rsid w:val="006B4100"/>
    <w:rsid w:val="006B5F8E"/>
    <w:rsid w:val="006D0D9D"/>
    <w:rsid w:val="006D160A"/>
    <w:rsid w:val="006D4091"/>
    <w:rsid w:val="006D6789"/>
    <w:rsid w:val="006E2F9F"/>
    <w:rsid w:val="006E3C37"/>
    <w:rsid w:val="006E535A"/>
    <w:rsid w:val="006F1903"/>
    <w:rsid w:val="006F452F"/>
    <w:rsid w:val="00701EC3"/>
    <w:rsid w:val="00702991"/>
    <w:rsid w:val="007102DA"/>
    <w:rsid w:val="00716954"/>
    <w:rsid w:val="00717C6C"/>
    <w:rsid w:val="00722119"/>
    <w:rsid w:val="00723045"/>
    <w:rsid w:val="00725FB6"/>
    <w:rsid w:val="0072616F"/>
    <w:rsid w:val="00732BAC"/>
    <w:rsid w:val="00736505"/>
    <w:rsid w:val="00743B55"/>
    <w:rsid w:val="00745B04"/>
    <w:rsid w:val="00752A83"/>
    <w:rsid w:val="00756453"/>
    <w:rsid w:val="00756FB2"/>
    <w:rsid w:val="00757278"/>
    <w:rsid w:val="00757D37"/>
    <w:rsid w:val="007606D7"/>
    <w:rsid w:val="00760740"/>
    <w:rsid w:val="00761238"/>
    <w:rsid w:val="00761FE7"/>
    <w:rsid w:val="007642A9"/>
    <w:rsid w:val="0076653B"/>
    <w:rsid w:val="00772DBF"/>
    <w:rsid w:val="0077756D"/>
    <w:rsid w:val="00782915"/>
    <w:rsid w:val="00784390"/>
    <w:rsid w:val="007846D5"/>
    <w:rsid w:val="007859DB"/>
    <w:rsid w:val="00790A9B"/>
    <w:rsid w:val="00795675"/>
    <w:rsid w:val="007A6612"/>
    <w:rsid w:val="007A6766"/>
    <w:rsid w:val="007A7995"/>
    <w:rsid w:val="007B0CFF"/>
    <w:rsid w:val="007B1A61"/>
    <w:rsid w:val="007B1ED1"/>
    <w:rsid w:val="007B5F7C"/>
    <w:rsid w:val="007B6EDF"/>
    <w:rsid w:val="007C5881"/>
    <w:rsid w:val="007D3C6B"/>
    <w:rsid w:val="007D5EC8"/>
    <w:rsid w:val="007E2852"/>
    <w:rsid w:val="007E38FE"/>
    <w:rsid w:val="007E5C94"/>
    <w:rsid w:val="007E79AF"/>
    <w:rsid w:val="007F2A68"/>
    <w:rsid w:val="007F4EE8"/>
    <w:rsid w:val="007F79DB"/>
    <w:rsid w:val="0080208B"/>
    <w:rsid w:val="00802100"/>
    <w:rsid w:val="0080264B"/>
    <w:rsid w:val="0081293A"/>
    <w:rsid w:val="00812C21"/>
    <w:rsid w:val="00812C38"/>
    <w:rsid w:val="00814D0A"/>
    <w:rsid w:val="008159C1"/>
    <w:rsid w:val="008210AD"/>
    <w:rsid w:val="00825050"/>
    <w:rsid w:val="0083249A"/>
    <w:rsid w:val="008334B2"/>
    <w:rsid w:val="00836BAD"/>
    <w:rsid w:val="008446DD"/>
    <w:rsid w:val="00844773"/>
    <w:rsid w:val="0085029E"/>
    <w:rsid w:val="008504AB"/>
    <w:rsid w:val="008526BD"/>
    <w:rsid w:val="00857B76"/>
    <w:rsid w:val="00860E60"/>
    <w:rsid w:val="0086162C"/>
    <w:rsid w:val="00861C8B"/>
    <w:rsid w:val="00863221"/>
    <w:rsid w:val="00863646"/>
    <w:rsid w:val="008637C1"/>
    <w:rsid w:val="00863A39"/>
    <w:rsid w:val="008642C2"/>
    <w:rsid w:val="00864692"/>
    <w:rsid w:val="00864AA6"/>
    <w:rsid w:val="00865604"/>
    <w:rsid w:val="00870A81"/>
    <w:rsid w:val="0087130E"/>
    <w:rsid w:val="00871829"/>
    <w:rsid w:val="0088337D"/>
    <w:rsid w:val="00884F4C"/>
    <w:rsid w:val="0088561F"/>
    <w:rsid w:val="00891316"/>
    <w:rsid w:val="008A0A98"/>
    <w:rsid w:val="008A213C"/>
    <w:rsid w:val="008A6575"/>
    <w:rsid w:val="008B18E8"/>
    <w:rsid w:val="008B19DA"/>
    <w:rsid w:val="008B31C3"/>
    <w:rsid w:val="008B4E32"/>
    <w:rsid w:val="008C7F1F"/>
    <w:rsid w:val="008D0DD5"/>
    <w:rsid w:val="008D34FF"/>
    <w:rsid w:val="008D5DBF"/>
    <w:rsid w:val="008D68A2"/>
    <w:rsid w:val="008E1B49"/>
    <w:rsid w:val="008E5755"/>
    <w:rsid w:val="008E6259"/>
    <w:rsid w:val="008E72E5"/>
    <w:rsid w:val="008F47CF"/>
    <w:rsid w:val="008F7EAE"/>
    <w:rsid w:val="0090245E"/>
    <w:rsid w:val="00902BF0"/>
    <w:rsid w:val="00904C6B"/>
    <w:rsid w:val="009056BB"/>
    <w:rsid w:val="00906635"/>
    <w:rsid w:val="00911032"/>
    <w:rsid w:val="0092027B"/>
    <w:rsid w:val="00926DF2"/>
    <w:rsid w:val="00932608"/>
    <w:rsid w:val="00933B3B"/>
    <w:rsid w:val="00941F1D"/>
    <w:rsid w:val="009431CC"/>
    <w:rsid w:val="00947476"/>
    <w:rsid w:val="00947704"/>
    <w:rsid w:val="009521E0"/>
    <w:rsid w:val="00962793"/>
    <w:rsid w:val="00963ACC"/>
    <w:rsid w:val="00965462"/>
    <w:rsid w:val="00965E8D"/>
    <w:rsid w:val="009740E8"/>
    <w:rsid w:val="009742E4"/>
    <w:rsid w:val="0097488F"/>
    <w:rsid w:val="0098048D"/>
    <w:rsid w:val="00980906"/>
    <w:rsid w:val="00982978"/>
    <w:rsid w:val="009832CE"/>
    <w:rsid w:val="009849BA"/>
    <w:rsid w:val="00986705"/>
    <w:rsid w:val="009867D3"/>
    <w:rsid w:val="00990131"/>
    <w:rsid w:val="009934CF"/>
    <w:rsid w:val="00996456"/>
    <w:rsid w:val="00996816"/>
    <w:rsid w:val="009A7062"/>
    <w:rsid w:val="009A7603"/>
    <w:rsid w:val="009B4C31"/>
    <w:rsid w:val="009C36F1"/>
    <w:rsid w:val="009C5949"/>
    <w:rsid w:val="009D452D"/>
    <w:rsid w:val="009E07DF"/>
    <w:rsid w:val="009E083F"/>
    <w:rsid w:val="009E2296"/>
    <w:rsid w:val="009E3C07"/>
    <w:rsid w:val="009E4889"/>
    <w:rsid w:val="009E4FA9"/>
    <w:rsid w:val="009E670B"/>
    <w:rsid w:val="009F16A5"/>
    <w:rsid w:val="009F3A7F"/>
    <w:rsid w:val="00A00890"/>
    <w:rsid w:val="00A0141C"/>
    <w:rsid w:val="00A037D4"/>
    <w:rsid w:val="00A12299"/>
    <w:rsid w:val="00A226BC"/>
    <w:rsid w:val="00A324DD"/>
    <w:rsid w:val="00A3281A"/>
    <w:rsid w:val="00A33046"/>
    <w:rsid w:val="00A34804"/>
    <w:rsid w:val="00A350FC"/>
    <w:rsid w:val="00A37006"/>
    <w:rsid w:val="00A40B29"/>
    <w:rsid w:val="00A41AE4"/>
    <w:rsid w:val="00A427C0"/>
    <w:rsid w:val="00A44323"/>
    <w:rsid w:val="00A4735B"/>
    <w:rsid w:val="00A52E22"/>
    <w:rsid w:val="00A54759"/>
    <w:rsid w:val="00A55EEA"/>
    <w:rsid w:val="00A616BC"/>
    <w:rsid w:val="00A70316"/>
    <w:rsid w:val="00A75704"/>
    <w:rsid w:val="00A757F5"/>
    <w:rsid w:val="00A7725F"/>
    <w:rsid w:val="00A83AD6"/>
    <w:rsid w:val="00A84777"/>
    <w:rsid w:val="00A92CD1"/>
    <w:rsid w:val="00A94BD1"/>
    <w:rsid w:val="00A97638"/>
    <w:rsid w:val="00AA05CB"/>
    <w:rsid w:val="00AA0A5A"/>
    <w:rsid w:val="00AA1FBD"/>
    <w:rsid w:val="00AA5213"/>
    <w:rsid w:val="00AA6143"/>
    <w:rsid w:val="00AB3EB1"/>
    <w:rsid w:val="00AB5411"/>
    <w:rsid w:val="00AB68DF"/>
    <w:rsid w:val="00AC31CF"/>
    <w:rsid w:val="00AC6227"/>
    <w:rsid w:val="00AC751D"/>
    <w:rsid w:val="00AD12C4"/>
    <w:rsid w:val="00AD396C"/>
    <w:rsid w:val="00AD6539"/>
    <w:rsid w:val="00AD7231"/>
    <w:rsid w:val="00AF15F2"/>
    <w:rsid w:val="00AF15F4"/>
    <w:rsid w:val="00B023AF"/>
    <w:rsid w:val="00B031D8"/>
    <w:rsid w:val="00B03E32"/>
    <w:rsid w:val="00B06A64"/>
    <w:rsid w:val="00B12173"/>
    <w:rsid w:val="00B15917"/>
    <w:rsid w:val="00B22F59"/>
    <w:rsid w:val="00B23C04"/>
    <w:rsid w:val="00B24964"/>
    <w:rsid w:val="00B30A23"/>
    <w:rsid w:val="00B31A58"/>
    <w:rsid w:val="00B3383A"/>
    <w:rsid w:val="00B33D28"/>
    <w:rsid w:val="00B40A1B"/>
    <w:rsid w:val="00B43635"/>
    <w:rsid w:val="00B51647"/>
    <w:rsid w:val="00B519A9"/>
    <w:rsid w:val="00B54D26"/>
    <w:rsid w:val="00B55382"/>
    <w:rsid w:val="00B56AA1"/>
    <w:rsid w:val="00B570CC"/>
    <w:rsid w:val="00B575F2"/>
    <w:rsid w:val="00B64F31"/>
    <w:rsid w:val="00B6688C"/>
    <w:rsid w:val="00B74007"/>
    <w:rsid w:val="00B77F09"/>
    <w:rsid w:val="00B812BA"/>
    <w:rsid w:val="00B830DD"/>
    <w:rsid w:val="00B851D7"/>
    <w:rsid w:val="00B861D2"/>
    <w:rsid w:val="00B86E80"/>
    <w:rsid w:val="00B90BE8"/>
    <w:rsid w:val="00BA0292"/>
    <w:rsid w:val="00BA4EC8"/>
    <w:rsid w:val="00BA70D8"/>
    <w:rsid w:val="00BB4993"/>
    <w:rsid w:val="00BC0F2A"/>
    <w:rsid w:val="00BC3EF3"/>
    <w:rsid w:val="00BC7A0C"/>
    <w:rsid w:val="00BD0BF3"/>
    <w:rsid w:val="00BD2F36"/>
    <w:rsid w:val="00BD398C"/>
    <w:rsid w:val="00BD4603"/>
    <w:rsid w:val="00BD772B"/>
    <w:rsid w:val="00BE2876"/>
    <w:rsid w:val="00BE3381"/>
    <w:rsid w:val="00BE338D"/>
    <w:rsid w:val="00BE343F"/>
    <w:rsid w:val="00BE36B2"/>
    <w:rsid w:val="00BE4BE6"/>
    <w:rsid w:val="00BE534D"/>
    <w:rsid w:val="00BF0786"/>
    <w:rsid w:val="00BF1EF1"/>
    <w:rsid w:val="00BF3D37"/>
    <w:rsid w:val="00C01348"/>
    <w:rsid w:val="00C02B35"/>
    <w:rsid w:val="00C0439B"/>
    <w:rsid w:val="00C155C7"/>
    <w:rsid w:val="00C15AD6"/>
    <w:rsid w:val="00C229BE"/>
    <w:rsid w:val="00C24423"/>
    <w:rsid w:val="00C24E2B"/>
    <w:rsid w:val="00C250EC"/>
    <w:rsid w:val="00C262A9"/>
    <w:rsid w:val="00C271E1"/>
    <w:rsid w:val="00C27F46"/>
    <w:rsid w:val="00C424DC"/>
    <w:rsid w:val="00C4387B"/>
    <w:rsid w:val="00C4550D"/>
    <w:rsid w:val="00C45812"/>
    <w:rsid w:val="00C51DF7"/>
    <w:rsid w:val="00C54DE6"/>
    <w:rsid w:val="00C56554"/>
    <w:rsid w:val="00C60492"/>
    <w:rsid w:val="00C64220"/>
    <w:rsid w:val="00C70666"/>
    <w:rsid w:val="00C73DEE"/>
    <w:rsid w:val="00C75098"/>
    <w:rsid w:val="00C75CFA"/>
    <w:rsid w:val="00C80CC9"/>
    <w:rsid w:val="00C818D8"/>
    <w:rsid w:val="00C8679E"/>
    <w:rsid w:val="00C9322B"/>
    <w:rsid w:val="00C94597"/>
    <w:rsid w:val="00C97B20"/>
    <w:rsid w:val="00CA3EF7"/>
    <w:rsid w:val="00CA4404"/>
    <w:rsid w:val="00CA5715"/>
    <w:rsid w:val="00CA5EE4"/>
    <w:rsid w:val="00CB7010"/>
    <w:rsid w:val="00CC02F6"/>
    <w:rsid w:val="00CC3853"/>
    <w:rsid w:val="00CC5346"/>
    <w:rsid w:val="00CC5DEF"/>
    <w:rsid w:val="00CC7995"/>
    <w:rsid w:val="00CD29A9"/>
    <w:rsid w:val="00CD5D73"/>
    <w:rsid w:val="00CD70DC"/>
    <w:rsid w:val="00CE2B0F"/>
    <w:rsid w:val="00CE2CA1"/>
    <w:rsid w:val="00CE3808"/>
    <w:rsid w:val="00CF1922"/>
    <w:rsid w:val="00D008FA"/>
    <w:rsid w:val="00D024D2"/>
    <w:rsid w:val="00D03550"/>
    <w:rsid w:val="00D0616E"/>
    <w:rsid w:val="00D1114B"/>
    <w:rsid w:val="00D117C6"/>
    <w:rsid w:val="00D1376C"/>
    <w:rsid w:val="00D137CB"/>
    <w:rsid w:val="00D1432A"/>
    <w:rsid w:val="00D15F69"/>
    <w:rsid w:val="00D30A95"/>
    <w:rsid w:val="00D30AC4"/>
    <w:rsid w:val="00D31513"/>
    <w:rsid w:val="00D33142"/>
    <w:rsid w:val="00D434DA"/>
    <w:rsid w:val="00D45720"/>
    <w:rsid w:val="00D5025C"/>
    <w:rsid w:val="00D50367"/>
    <w:rsid w:val="00D542AA"/>
    <w:rsid w:val="00D5478F"/>
    <w:rsid w:val="00D62E45"/>
    <w:rsid w:val="00D644B1"/>
    <w:rsid w:val="00D66C3B"/>
    <w:rsid w:val="00D80579"/>
    <w:rsid w:val="00D82B2B"/>
    <w:rsid w:val="00D82D4D"/>
    <w:rsid w:val="00D847EE"/>
    <w:rsid w:val="00D9151F"/>
    <w:rsid w:val="00D92A47"/>
    <w:rsid w:val="00D92B44"/>
    <w:rsid w:val="00D9515A"/>
    <w:rsid w:val="00D96B49"/>
    <w:rsid w:val="00D97A98"/>
    <w:rsid w:val="00DA01D1"/>
    <w:rsid w:val="00DA091C"/>
    <w:rsid w:val="00DA35AA"/>
    <w:rsid w:val="00DA54E1"/>
    <w:rsid w:val="00DA5C07"/>
    <w:rsid w:val="00DA6427"/>
    <w:rsid w:val="00DB4AB3"/>
    <w:rsid w:val="00DB5FD2"/>
    <w:rsid w:val="00DC0055"/>
    <w:rsid w:val="00DC1439"/>
    <w:rsid w:val="00DC45ED"/>
    <w:rsid w:val="00DC4841"/>
    <w:rsid w:val="00DC5717"/>
    <w:rsid w:val="00DC6BFE"/>
    <w:rsid w:val="00DD1369"/>
    <w:rsid w:val="00DE1C70"/>
    <w:rsid w:val="00DE4AAC"/>
    <w:rsid w:val="00DE57C0"/>
    <w:rsid w:val="00DE6E61"/>
    <w:rsid w:val="00DE7CC4"/>
    <w:rsid w:val="00DF3D6E"/>
    <w:rsid w:val="00DF5A49"/>
    <w:rsid w:val="00E069AF"/>
    <w:rsid w:val="00E06F4E"/>
    <w:rsid w:val="00E11CE7"/>
    <w:rsid w:val="00E126C5"/>
    <w:rsid w:val="00E17A3D"/>
    <w:rsid w:val="00E2315F"/>
    <w:rsid w:val="00E23943"/>
    <w:rsid w:val="00E23E36"/>
    <w:rsid w:val="00E2410E"/>
    <w:rsid w:val="00E340D1"/>
    <w:rsid w:val="00E47A6F"/>
    <w:rsid w:val="00E56CBF"/>
    <w:rsid w:val="00E60B7F"/>
    <w:rsid w:val="00E622F3"/>
    <w:rsid w:val="00E64158"/>
    <w:rsid w:val="00E64C1A"/>
    <w:rsid w:val="00E67A69"/>
    <w:rsid w:val="00E72A3D"/>
    <w:rsid w:val="00E83BE0"/>
    <w:rsid w:val="00E841A9"/>
    <w:rsid w:val="00E85090"/>
    <w:rsid w:val="00E87969"/>
    <w:rsid w:val="00E91AA8"/>
    <w:rsid w:val="00E93882"/>
    <w:rsid w:val="00E97008"/>
    <w:rsid w:val="00EA0607"/>
    <w:rsid w:val="00EB1EF7"/>
    <w:rsid w:val="00EB2AB8"/>
    <w:rsid w:val="00EB568F"/>
    <w:rsid w:val="00EB7D71"/>
    <w:rsid w:val="00EC3921"/>
    <w:rsid w:val="00EC6143"/>
    <w:rsid w:val="00ED019D"/>
    <w:rsid w:val="00EE0C18"/>
    <w:rsid w:val="00EF4B24"/>
    <w:rsid w:val="00EF5F2F"/>
    <w:rsid w:val="00F012B5"/>
    <w:rsid w:val="00F03A46"/>
    <w:rsid w:val="00F1071E"/>
    <w:rsid w:val="00F10CA2"/>
    <w:rsid w:val="00F161E3"/>
    <w:rsid w:val="00F20433"/>
    <w:rsid w:val="00F22D32"/>
    <w:rsid w:val="00F25591"/>
    <w:rsid w:val="00F308CB"/>
    <w:rsid w:val="00F30A2A"/>
    <w:rsid w:val="00F30BFA"/>
    <w:rsid w:val="00F30CFE"/>
    <w:rsid w:val="00F315B7"/>
    <w:rsid w:val="00F321C6"/>
    <w:rsid w:val="00F41EE1"/>
    <w:rsid w:val="00F423BE"/>
    <w:rsid w:val="00F43356"/>
    <w:rsid w:val="00F5265C"/>
    <w:rsid w:val="00F538B1"/>
    <w:rsid w:val="00F54EAE"/>
    <w:rsid w:val="00F6204C"/>
    <w:rsid w:val="00F6276E"/>
    <w:rsid w:val="00F716F5"/>
    <w:rsid w:val="00F80789"/>
    <w:rsid w:val="00F81794"/>
    <w:rsid w:val="00F82864"/>
    <w:rsid w:val="00F83D73"/>
    <w:rsid w:val="00F85493"/>
    <w:rsid w:val="00F8591E"/>
    <w:rsid w:val="00F87B23"/>
    <w:rsid w:val="00F96C60"/>
    <w:rsid w:val="00F97DFE"/>
    <w:rsid w:val="00FA3857"/>
    <w:rsid w:val="00FA4238"/>
    <w:rsid w:val="00FA7B4C"/>
    <w:rsid w:val="00FB16C7"/>
    <w:rsid w:val="00FB27B2"/>
    <w:rsid w:val="00FB2D87"/>
    <w:rsid w:val="00FB43CE"/>
    <w:rsid w:val="00FB7DC2"/>
    <w:rsid w:val="00FC0A67"/>
    <w:rsid w:val="00FC35F9"/>
    <w:rsid w:val="00FD126A"/>
    <w:rsid w:val="00FD17B1"/>
    <w:rsid w:val="00FD7561"/>
    <w:rsid w:val="00FE0B25"/>
    <w:rsid w:val="00FE1729"/>
    <w:rsid w:val="00FF0B5A"/>
    <w:rsid w:val="00FF3479"/>
    <w:rsid w:val="00FF7B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21"/>
    <o:shapelayout v:ext="edit">
      <o:idmap v:ext="edit" data="1"/>
    </o:shapelayout>
  </w:shapeDefaults>
  <w:decimalSymbol w:val=","/>
  <w:listSeparator w:val=";"/>
  <w14:docId w14:val="66100B36"/>
  <w15:docId w15:val="{4C59CFA4-F8E5-44BB-AE6E-9914472CC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0786"/>
    <w:pPr>
      <w:jc w:val="both"/>
    </w:pPr>
    <w:rPr>
      <w:rFonts w:ascii="Times New Roman" w:hAnsi="Times New Roman"/>
      <w:sz w:val="24"/>
    </w:rPr>
  </w:style>
  <w:style w:type="paragraph" w:styleId="Heading1">
    <w:name w:val="heading 1"/>
    <w:basedOn w:val="Normal"/>
    <w:next w:val="Normal"/>
    <w:link w:val="Heading1Char"/>
    <w:uiPriority w:val="9"/>
    <w:qFormat/>
    <w:rsid w:val="00963ACC"/>
    <w:pPr>
      <w:keepNext/>
      <w:keepLines/>
      <w:numPr>
        <w:numId w:val="2"/>
      </w:numPr>
      <w:spacing w:before="240"/>
      <w:outlineLvl w:val="0"/>
    </w:pPr>
    <w:rPr>
      <w:rFonts w:eastAsiaTheme="majorEastAsia" w:cstheme="majorBidi"/>
      <w:b/>
      <w:color w:val="5B9BD5"/>
      <w:sz w:val="32"/>
      <w:szCs w:val="32"/>
    </w:rPr>
  </w:style>
  <w:style w:type="paragraph" w:styleId="Heading2">
    <w:name w:val="heading 2"/>
    <w:basedOn w:val="Normal"/>
    <w:next w:val="Normal"/>
    <w:link w:val="Heading2Char"/>
    <w:uiPriority w:val="9"/>
    <w:unhideWhenUsed/>
    <w:qFormat/>
    <w:rsid w:val="00963ACC"/>
    <w:pPr>
      <w:keepNext/>
      <w:keepLines/>
      <w:numPr>
        <w:ilvl w:val="1"/>
        <w:numId w:val="2"/>
      </w:numPr>
      <w:spacing w:before="160" w:after="120"/>
      <w:jc w:val="left"/>
      <w:outlineLvl w:val="1"/>
    </w:pPr>
    <w:rPr>
      <w:rFonts w:eastAsiaTheme="majorEastAsia" w:cstheme="majorBidi"/>
      <w:b/>
      <w:color w:val="5B9BD5"/>
      <w:sz w:val="26"/>
      <w:szCs w:val="26"/>
    </w:rPr>
  </w:style>
  <w:style w:type="paragraph" w:styleId="Heading3">
    <w:name w:val="heading 3"/>
    <w:basedOn w:val="Normal"/>
    <w:next w:val="Normal"/>
    <w:link w:val="Heading3Char"/>
    <w:uiPriority w:val="9"/>
    <w:unhideWhenUsed/>
    <w:qFormat/>
    <w:rsid w:val="00D5025C"/>
    <w:pPr>
      <w:keepNext/>
      <w:keepLines/>
      <w:numPr>
        <w:ilvl w:val="2"/>
        <w:numId w:val="2"/>
      </w:numPr>
      <w:spacing w:before="120" w:after="120"/>
      <w:outlineLvl w:val="2"/>
    </w:pPr>
    <w:rPr>
      <w:rFonts w:eastAsiaTheme="majorEastAsia" w:cstheme="majorBidi"/>
      <w:color w:val="5B9BD5"/>
      <w:szCs w:val="24"/>
    </w:rPr>
  </w:style>
  <w:style w:type="paragraph" w:styleId="Heading4">
    <w:name w:val="heading 4"/>
    <w:basedOn w:val="Normal"/>
    <w:next w:val="Normal"/>
    <w:link w:val="Heading4Char"/>
    <w:uiPriority w:val="9"/>
    <w:unhideWhenUsed/>
    <w:qFormat/>
    <w:rsid w:val="00F25591"/>
    <w:pPr>
      <w:keepNext/>
      <w:keepLines/>
      <w:numPr>
        <w:ilvl w:val="3"/>
        <w:numId w:val="2"/>
      </w:numPr>
      <w:spacing w:before="40" w:after="0"/>
      <w:outlineLvl w:val="3"/>
    </w:pPr>
    <w:rPr>
      <w:rFonts w:eastAsiaTheme="majorEastAsia" w:cstheme="majorBidi"/>
      <w:i/>
      <w:iCs/>
      <w:color w:val="5B9BD5" w:themeColor="accent5"/>
    </w:rPr>
  </w:style>
  <w:style w:type="paragraph" w:styleId="Heading5">
    <w:name w:val="heading 5"/>
    <w:basedOn w:val="Normal"/>
    <w:next w:val="Normal"/>
    <w:link w:val="Heading5Char"/>
    <w:uiPriority w:val="9"/>
    <w:unhideWhenUsed/>
    <w:qFormat/>
    <w:rsid w:val="00F25591"/>
    <w:pPr>
      <w:keepNext/>
      <w:keepLines/>
      <w:numPr>
        <w:ilvl w:val="4"/>
        <w:numId w:val="2"/>
      </w:numPr>
      <w:spacing w:before="40" w:after="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963AC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63AC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63AC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3AC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4238"/>
  </w:style>
  <w:style w:type="paragraph" w:styleId="Footer">
    <w:name w:val="footer"/>
    <w:basedOn w:val="Normal"/>
    <w:link w:val="FooterChar"/>
    <w:uiPriority w:val="99"/>
    <w:unhideWhenUsed/>
    <w:rsid w:val="00F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4238"/>
  </w:style>
  <w:style w:type="paragraph" w:styleId="BalloonText">
    <w:name w:val="Balloon Text"/>
    <w:basedOn w:val="Normal"/>
    <w:link w:val="BalloonTextChar"/>
    <w:uiPriority w:val="99"/>
    <w:semiHidden/>
    <w:unhideWhenUsed/>
    <w:rsid w:val="00FA42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238"/>
    <w:rPr>
      <w:rFonts w:ascii="Segoe UI" w:hAnsi="Segoe UI" w:cs="Segoe UI"/>
      <w:sz w:val="18"/>
      <w:szCs w:val="18"/>
    </w:rPr>
  </w:style>
  <w:style w:type="table" w:styleId="TableGrid">
    <w:name w:val="Table Grid"/>
    <w:basedOn w:val="TableNormal"/>
    <w:uiPriority w:val="39"/>
    <w:rsid w:val="00602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2-Accent11">
    <w:name w:val="List Table 2 - Accent 11"/>
    <w:basedOn w:val="TableNormal"/>
    <w:uiPriority w:val="47"/>
    <w:rsid w:val="00602813"/>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nhideWhenUsed/>
    <w:rsid w:val="00736505"/>
    <w:rPr>
      <w:sz w:val="16"/>
      <w:szCs w:val="16"/>
    </w:rPr>
  </w:style>
  <w:style w:type="paragraph" w:styleId="CommentText">
    <w:name w:val="annotation text"/>
    <w:basedOn w:val="Normal"/>
    <w:link w:val="CommentTextChar"/>
    <w:unhideWhenUsed/>
    <w:rsid w:val="00736505"/>
    <w:pPr>
      <w:spacing w:line="240" w:lineRule="auto"/>
    </w:pPr>
    <w:rPr>
      <w:sz w:val="20"/>
      <w:szCs w:val="20"/>
    </w:rPr>
  </w:style>
  <w:style w:type="character" w:customStyle="1" w:styleId="CommentTextChar">
    <w:name w:val="Comment Text Char"/>
    <w:basedOn w:val="DefaultParagraphFont"/>
    <w:link w:val="CommentText"/>
    <w:uiPriority w:val="99"/>
    <w:semiHidden/>
    <w:rsid w:val="0073650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36505"/>
    <w:rPr>
      <w:b/>
      <w:bCs/>
    </w:rPr>
  </w:style>
  <w:style w:type="character" w:customStyle="1" w:styleId="CommentSubjectChar">
    <w:name w:val="Comment Subject Char"/>
    <w:basedOn w:val="CommentTextChar"/>
    <w:link w:val="CommentSubject"/>
    <w:uiPriority w:val="99"/>
    <w:semiHidden/>
    <w:rsid w:val="00736505"/>
    <w:rPr>
      <w:rFonts w:ascii="Times New Roman" w:hAnsi="Times New Roman"/>
      <w:b/>
      <w:bCs/>
      <w:sz w:val="20"/>
      <w:szCs w:val="20"/>
    </w:rPr>
  </w:style>
  <w:style w:type="character" w:customStyle="1" w:styleId="Heading1Char">
    <w:name w:val="Heading 1 Char"/>
    <w:basedOn w:val="DefaultParagraphFont"/>
    <w:link w:val="Heading1"/>
    <w:uiPriority w:val="9"/>
    <w:rsid w:val="005B6A0C"/>
    <w:rPr>
      <w:rFonts w:ascii="Times New Roman" w:eastAsiaTheme="majorEastAsia" w:hAnsi="Times New Roman" w:cstheme="majorBidi"/>
      <w:b/>
      <w:color w:val="5B9BD5"/>
      <w:sz w:val="32"/>
      <w:szCs w:val="32"/>
    </w:rPr>
  </w:style>
  <w:style w:type="paragraph" w:styleId="NormalWeb">
    <w:name w:val="Normal (Web)"/>
    <w:basedOn w:val="Normal"/>
    <w:uiPriority w:val="99"/>
    <w:semiHidden/>
    <w:unhideWhenUsed/>
    <w:rsid w:val="00BE343F"/>
    <w:pPr>
      <w:spacing w:before="100" w:beforeAutospacing="1" w:after="100" w:afterAutospacing="1" w:line="240" w:lineRule="auto"/>
      <w:jc w:val="left"/>
    </w:pPr>
    <w:rPr>
      <w:rFonts w:eastAsia="Times New Roman" w:cs="Times New Roman"/>
      <w:szCs w:val="24"/>
      <w:lang w:eastAsia="en-GB"/>
    </w:rPr>
  </w:style>
  <w:style w:type="character" w:customStyle="1" w:styleId="Heading2Char">
    <w:name w:val="Heading 2 Char"/>
    <w:basedOn w:val="DefaultParagraphFont"/>
    <w:link w:val="Heading2"/>
    <w:uiPriority w:val="9"/>
    <w:rsid w:val="00963ACC"/>
    <w:rPr>
      <w:rFonts w:ascii="Times New Roman" w:eastAsiaTheme="majorEastAsia" w:hAnsi="Times New Roman" w:cstheme="majorBidi"/>
      <w:b/>
      <w:color w:val="5B9BD5"/>
      <w:sz w:val="26"/>
      <w:szCs w:val="26"/>
    </w:rPr>
  </w:style>
  <w:style w:type="character" w:customStyle="1" w:styleId="Heading3Char">
    <w:name w:val="Heading 3 Char"/>
    <w:basedOn w:val="DefaultParagraphFont"/>
    <w:link w:val="Heading3"/>
    <w:uiPriority w:val="9"/>
    <w:rsid w:val="00D5025C"/>
    <w:rPr>
      <w:rFonts w:ascii="Times New Roman" w:eastAsiaTheme="majorEastAsia" w:hAnsi="Times New Roman" w:cstheme="majorBidi"/>
      <w:color w:val="5B9BD5"/>
      <w:sz w:val="24"/>
      <w:szCs w:val="24"/>
    </w:rPr>
  </w:style>
  <w:style w:type="paragraph" w:styleId="TOCHeading">
    <w:name w:val="TOC Heading"/>
    <w:basedOn w:val="Heading1"/>
    <w:next w:val="Normal"/>
    <w:uiPriority w:val="39"/>
    <w:unhideWhenUsed/>
    <w:qFormat/>
    <w:rsid w:val="006A48CA"/>
    <w:pPr>
      <w:numPr>
        <w:numId w:val="0"/>
      </w:numPr>
      <w:spacing w:after="0"/>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6A48CA"/>
    <w:pPr>
      <w:spacing w:after="100"/>
    </w:pPr>
  </w:style>
  <w:style w:type="character" w:styleId="Hyperlink">
    <w:name w:val="Hyperlink"/>
    <w:basedOn w:val="DefaultParagraphFont"/>
    <w:uiPriority w:val="99"/>
    <w:unhideWhenUsed/>
    <w:rsid w:val="006A48CA"/>
    <w:rPr>
      <w:color w:val="0563C1" w:themeColor="hyperlink"/>
      <w:u w:val="single"/>
    </w:rPr>
  </w:style>
  <w:style w:type="numbering" w:customStyle="1" w:styleId="Style1">
    <w:name w:val="Style1"/>
    <w:uiPriority w:val="99"/>
    <w:rsid w:val="00963ACC"/>
    <w:pPr>
      <w:numPr>
        <w:numId w:val="4"/>
      </w:numPr>
    </w:pPr>
  </w:style>
  <w:style w:type="numbering" w:customStyle="1" w:styleId="Style2">
    <w:name w:val="Style2"/>
    <w:uiPriority w:val="99"/>
    <w:rsid w:val="00963ACC"/>
    <w:pPr>
      <w:numPr>
        <w:numId w:val="7"/>
      </w:numPr>
    </w:pPr>
  </w:style>
  <w:style w:type="character" w:customStyle="1" w:styleId="Heading4Char">
    <w:name w:val="Heading 4 Char"/>
    <w:basedOn w:val="DefaultParagraphFont"/>
    <w:link w:val="Heading4"/>
    <w:uiPriority w:val="9"/>
    <w:rsid w:val="00F25591"/>
    <w:rPr>
      <w:rFonts w:ascii="Times New Roman" w:eastAsiaTheme="majorEastAsia" w:hAnsi="Times New Roman" w:cstheme="majorBidi"/>
      <w:i/>
      <w:iCs/>
      <w:color w:val="5B9BD5" w:themeColor="accent5"/>
      <w:sz w:val="24"/>
    </w:rPr>
  </w:style>
  <w:style w:type="character" w:customStyle="1" w:styleId="Heading5Char">
    <w:name w:val="Heading 5 Char"/>
    <w:basedOn w:val="DefaultParagraphFont"/>
    <w:link w:val="Heading5"/>
    <w:uiPriority w:val="9"/>
    <w:rsid w:val="00F25591"/>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semiHidden/>
    <w:rsid w:val="00963ACC"/>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963ACC"/>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963AC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63ACC"/>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DA6427"/>
    <w:pPr>
      <w:spacing w:after="100"/>
      <w:ind w:left="240"/>
    </w:pPr>
  </w:style>
  <w:style w:type="paragraph" w:styleId="TOC3">
    <w:name w:val="toc 3"/>
    <w:basedOn w:val="Normal"/>
    <w:next w:val="Normal"/>
    <w:autoRedefine/>
    <w:uiPriority w:val="39"/>
    <w:unhideWhenUsed/>
    <w:rsid w:val="00446060"/>
    <w:pPr>
      <w:spacing w:after="100"/>
      <w:ind w:left="480"/>
    </w:pPr>
  </w:style>
  <w:style w:type="paragraph" w:customStyle="1" w:styleId="Default">
    <w:name w:val="Default"/>
    <w:rsid w:val="00A037D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C94597"/>
    <w:pPr>
      <w:spacing w:after="0" w:line="240" w:lineRule="auto"/>
    </w:pPr>
    <w:rPr>
      <w:rFonts w:ascii="Times New Roman" w:hAnsi="Times New Roman"/>
      <w:sz w:val="24"/>
    </w:rPr>
  </w:style>
  <w:style w:type="character" w:customStyle="1" w:styleId="UnresolvedMention1">
    <w:name w:val="Unresolved Mention1"/>
    <w:basedOn w:val="DefaultParagraphFont"/>
    <w:uiPriority w:val="99"/>
    <w:semiHidden/>
    <w:unhideWhenUsed/>
    <w:rsid w:val="001A05DA"/>
    <w:rPr>
      <w:color w:val="605E5C"/>
      <w:shd w:val="clear" w:color="auto" w:fill="E1DFDD"/>
    </w:rPr>
  </w:style>
  <w:style w:type="paragraph" w:styleId="ListParagraph">
    <w:name w:val="List Paragraph"/>
    <w:basedOn w:val="Normal"/>
    <w:rsid w:val="00B51647"/>
    <w:pPr>
      <w:suppressAutoHyphens/>
      <w:autoSpaceDN w:val="0"/>
      <w:spacing w:after="200" w:line="276" w:lineRule="auto"/>
      <w:ind w:left="720"/>
      <w:jc w:val="left"/>
      <w:textAlignment w:val="baseline"/>
    </w:pPr>
    <w:rPr>
      <w:rFonts w:ascii="Calibri" w:eastAsia="Calibri" w:hAnsi="Calibri" w:cs="Times New Roman"/>
      <w:sz w:val="22"/>
    </w:rPr>
  </w:style>
  <w:style w:type="paragraph" w:customStyle="1" w:styleId="Subarticle">
    <w:name w:val="Subarticle"/>
    <w:basedOn w:val="Normal"/>
    <w:rsid w:val="00B51647"/>
    <w:pPr>
      <w:suppressAutoHyphens/>
      <w:autoSpaceDN w:val="0"/>
      <w:spacing w:after="0" w:line="240" w:lineRule="auto"/>
      <w:ind w:left="720" w:hanging="720"/>
      <w:textAlignment w:val="baseline"/>
    </w:pPr>
    <w:rPr>
      <w:rFonts w:eastAsia="Calibri" w:cs="Times New Roman"/>
      <w:b/>
      <w:szCs w:val="24"/>
    </w:rPr>
  </w:style>
  <w:style w:type="character" w:styleId="Strong">
    <w:name w:val="Strong"/>
    <w:basedOn w:val="DefaultParagraphFont"/>
    <w:uiPriority w:val="22"/>
    <w:qFormat/>
    <w:rsid w:val="003A772B"/>
    <w:rPr>
      <w:b/>
      <w:bCs/>
    </w:rPr>
  </w:style>
  <w:style w:type="character" w:styleId="FollowedHyperlink">
    <w:name w:val="FollowedHyperlink"/>
    <w:basedOn w:val="DefaultParagraphFont"/>
    <w:uiPriority w:val="99"/>
    <w:semiHidden/>
    <w:unhideWhenUsed/>
    <w:rsid w:val="00F03A46"/>
    <w:rPr>
      <w:color w:val="954F72" w:themeColor="followedHyperlink"/>
      <w:u w:val="single"/>
    </w:rPr>
  </w:style>
  <w:style w:type="table" w:customStyle="1" w:styleId="Sombreadoclaro1">
    <w:name w:val="Sombreado claro1"/>
    <w:basedOn w:val="TableNormal"/>
    <w:uiPriority w:val="60"/>
    <w:rsid w:val="00965E8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CC02F6"/>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CC02F6"/>
    <w:pPr>
      <w:spacing w:after="0"/>
    </w:pPr>
  </w:style>
  <w:style w:type="paragraph" w:styleId="Bibliography">
    <w:name w:val="Bibliography"/>
    <w:basedOn w:val="Normal"/>
    <w:next w:val="Normal"/>
    <w:uiPriority w:val="37"/>
    <w:unhideWhenUsed/>
    <w:rsid w:val="00EE0C18"/>
    <w:pPr>
      <w:spacing w:after="0" w:line="240" w:lineRule="auto"/>
      <w:ind w:left="720" w:hanging="720"/>
    </w:pPr>
  </w:style>
  <w:style w:type="table" w:customStyle="1" w:styleId="PlainTable51">
    <w:name w:val="Plain Table 51"/>
    <w:basedOn w:val="TableNormal"/>
    <w:uiPriority w:val="45"/>
    <w:rsid w:val="005E7831"/>
    <w:pPr>
      <w:spacing w:after="0" w:line="240" w:lineRule="auto"/>
    </w:pPr>
    <w:rPr>
      <w:lang w:val="nb-N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601016">
      <w:bodyDiv w:val="1"/>
      <w:marLeft w:val="0"/>
      <w:marRight w:val="0"/>
      <w:marTop w:val="0"/>
      <w:marBottom w:val="0"/>
      <w:divBdr>
        <w:top w:val="none" w:sz="0" w:space="0" w:color="auto"/>
        <w:left w:val="none" w:sz="0" w:space="0" w:color="auto"/>
        <w:bottom w:val="none" w:sz="0" w:space="0" w:color="auto"/>
        <w:right w:val="none" w:sz="0" w:space="0" w:color="auto"/>
      </w:divBdr>
    </w:div>
    <w:div w:id="63071606">
      <w:bodyDiv w:val="1"/>
      <w:marLeft w:val="0"/>
      <w:marRight w:val="0"/>
      <w:marTop w:val="0"/>
      <w:marBottom w:val="0"/>
      <w:divBdr>
        <w:top w:val="none" w:sz="0" w:space="0" w:color="auto"/>
        <w:left w:val="none" w:sz="0" w:space="0" w:color="auto"/>
        <w:bottom w:val="none" w:sz="0" w:space="0" w:color="auto"/>
        <w:right w:val="none" w:sz="0" w:space="0" w:color="auto"/>
      </w:divBdr>
    </w:div>
    <w:div w:id="464615620">
      <w:bodyDiv w:val="1"/>
      <w:marLeft w:val="0"/>
      <w:marRight w:val="0"/>
      <w:marTop w:val="0"/>
      <w:marBottom w:val="0"/>
      <w:divBdr>
        <w:top w:val="none" w:sz="0" w:space="0" w:color="auto"/>
        <w:left w:val="none" w:sz="0" w:space="0" w:color="auto"/>
        <w:bottom w:val="none" w:sz="0" w:space="0" w:color="auto"/>
        <w:right w:val="none" w:sz="0" w:space="0" w:color="auto"/>
      </w:divBdr>
    </w:div>
    <w:div w:id="493031779">
      <w:bodyDiv w:val="1"/>
      <w:marLeft w:val="0"/>
      <w:marRight w:val="0"/>
      <w:marTop w:val="0"/>
      <w:marBottom w:val="0"/>
      <w:divBdr>
        <w:top w:val="none" w:sz="0" w:space="0" w:color="auto"/>
        <w:left w:val="none" w:sz="0" w:space="0" w:color="auto"/>
        <w:bottom w:val="none" w:sz="0" w:space="0" w:color="auto"/>
        <w:right w:val="none" w:sz="0" w:space="0" w:color="auto"/>
      </w:divBdr>
    </w:div>
    <w:div w:id="815492018">
      <w:bodyDiv w:val="1"/>
      <w:marLeft w:val="0"/>
      <w:marRight w:val="0"/>
      <w:marTop w:val="0"/>
      <w:marBottom w:val="0"/>
      <w:divBdr>
        <w:top w:val="none" w:sz="0" w:space="0" w:color="auto"/>
        <w:left w:val="none" w:sz="0" w:space="0" w:color="auto"/>
        <w:bottom w:val="none" w:sz="0" w:space="0" w:color="auto"/>
        <w:right w:val="none" w:sz="0" w:space="0" w:color="auto"/>
      </w:divBdr>
    </w:div>
    <w:div w:id="842285549">
      <w:bodyDiv w:val="1"/>
      <w:marLeft w:val="0"/>
      <w:marRight w:val="0"/>
      <w:marTop w:val="0"/>
      <w:marBottom w:val="0"/>
      <w:divBdr>
        <w:top w:val="none" w:sz="0" w:space="0" w:color="auto"/>
        <w:left w:val="none" w:sz="0" w:space="0" w:color="auto"/>
        <w:bottom w:val="none" w:sz="0" w:space="0" w:color="auto"/>
        <w:right w:val="none" w:sz="0" w:space="0" w:color="auto"/>
      </w:divBdr>
    </w:div>
    <w:div w:id="1298950784">
      <w:bodyDiv w:val="1"/>
      <w:marLeft w:val="0"/>
      <w:marRight w:val="0"/>
      <w:marTop w:val="0"/>
      <w:marBottom w:val="0"/>
      <w:divBdr>
        <w:top w:val="none" w:sz="0" w:space="0" w:color="auto"/>
        <w:left w:val="none" w:sz="0" w:space="0" w:color="auto"/>
        <w:bottom w:val="none" w:sz="0" w:space="0" w:color="auto"/>
        <w:right w:val="none" w:sz="0" w:space="0" w:color="auto"/>
      </w:divBdr>
    </w:div>
    <w:div w:id="1801193187">
      <w:bodyDiv w:val="1"/>
      <w:marLeft w:val="0"/>
      <w:marRight w:val="0"/>
      <w:marTop w:val="0"/>
      <w:marBottom w:val="0"/>
      <w:divBdr>
        <w:top w:val="none" w:sz="0" w:space="0" w:color="auto"/>
        <w:left w:val="none" w:sz="0" w:space="0" w:color="auto"/>
        <w:bottom w:val="none" w:sz="0" w:space="0" w:color="auto"/>
        <w:right w:val="none" w:sz="0" w:space="0" w:color="auto"/>
      </w:divBdr>
    </w:div>
    <w:div w:id="2102213895">
      <w:bodyDiv w:val="1"/>
      <w:marLeft w:val="0"/>
      <w:marRight w:val="0"/>
      <w:marTop w:val="0"/>
      <w:marBottom w:val="0"/>
      <w:divBdr>
        <w:top w:val="none" w:sz="0" w:space="0" w:color="auto"/>
        <w:left w:val="none" w:sz="0" w:space="0" w:color="auto"/>
        <w:bottom w:val="none" w:sz="0" w:space="0" w:color="auto"/>
        <w:right w:val="none" w:sz="0" w:space="0" w:color="auto"/>
      </w:divBdr>
    </w:div>
    <w:div w:id="211347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image" Target="media/image3.jpe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D05D34C29C194A9547A715FAD2E3FC" ma:contentTypeVersion="13" ma:contentTypeDescription="Create a new document." ma:contentTypeScope="" ma:versionID="fcdd2bb6d9892576420bf684ded86f22">
  <xsd:schema xmlns:xsd="http://www.w3.org/2001/XMLSchema" xmlns:xs="http://www.w3.org/2001/XMLSchema" xmlns:p="http://schemas.microsoft.com/office/2006/metadata/properties" xmlns:ns3="672fb0e4-33b0-48cc-929c-29bf2c99c271" xmlns:ns4="1f220b0b-f78c-4ce9-9f58-42aff6fa3b8a" targetNamespace="http://schemas.microsoft.com/office/2006/metadata/properties" ma:root="true" ma:fieldsID="81fdfc6b1d354278dbcdf0c6872bce82" ns3:_="" ns4:_="">
    <xsd:import namespace="672fb0e4-33b0-48cc-929c-29bf2c99c271"/>
    <xsd:import namespace="1f220b0b-f78c-4ce9-9f58-42aff6fa3b8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fb0e4-33b0-48cc-929c-29bf2c99c2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220b0b-f78c-4ce9-9f58-42aff6fa3b8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98956-6C42-417C-A7A7-BC174C398B0E}">
  <ds:schemaRefs>
    <ds:schemaRef ds:uri="http://schemas.microsoft.com/sharepoint/v3/contenttype/forms"/>
  </ds:schemaRefs>
</ds:datastoreItem>
</file>

<file path=customXml/itemProps2.xml><?xml version="1.0" encoding="utf-8"?>
<ds:datastoreItem xmlns:ds="http://schemas.openxmlformats.org/officeDocument/2006/customXml" ds:itemID="{5BFBDBE1-C060-4EDE-9ED0-C71E2BD044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ABD7E5-D224-4261-A6CF-5F46EF5EB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fb0e4-33b0-48cc-929c-29bf2c99c271"/>
    <ds:schemaRef ds:uri="1f220b0b-f78c-4ce9-9f58-42aff6fa3b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B15F4A-835C-44A1-8B5C-CCDA128BC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717</Words>
  <Characters>3802</Characters>
  <Application>Microsoft Office Word</Application>
  <DocSecurity>0</DocSecurity>
  <Lines>31</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Cirrone, Donatella</dc:creator>
  <cp:lastModifiedBy>Andre Vagner Gaathaug</cp:lastModifiedBy>
  <cp:revision>4</cp:revision>
  <cp:lastPrinted>2020-02-25T09:44:00Z</cp:lastPrinted>
  <dcterms:created xsi:type="dcterms:W3CDTF">2020-09-30T10:40:00Z</dcterms:created>
  <dcterms:modified xsi:type="dcterms:W3CDTF">2020-10-19T08:54:00Z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c6ed9e0f-de62-39a1-8683-d080550af84f</vt:lpwstr>
  </property>
  <property fmtid="{D5CDD505-2E9C-101B-9397-08002B2CF9AE}" pid="4" name="ZOTERO_PREF_1">
    <vt:lpwstr>&lt;data data-version="3" zotero-version="5.0.81"&gt;&lt;session id="m8TNFpxO"/&gt;&lt;style id="http://www.zotero.org/styles/elsevier-harvard" hasBibliography="1" bibliographyStyleHasBeenSet="1"/&gt;&lt;prefs&gt;&lt;pref name="fieldType" value="Field"/&gt;&lt;/prefs&gt;&lt;/data&gt;</vt:lpwstr>
  </property>
  <property fmtid="{D5CDD505-2E9C-101B-9397-08002B2CF9AE}" pid="5" name="ContentTypeId">
    <vt:lpwstr>0x01010072D05D34C29C194A9547A715FAD2E3FC</vt:lpwstr>
  </property>
</Properties>
</file>